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BDAB5" w14:textId="78BF17F6" w:rsidR="008942D7" w:rsidRDefault="00F569C9" w:rsidP="00F569C9">
      <w:pPr>
        <w:spacing w:before="41"/>
        <w:rPr>
          <w:b/>
        </w:rPr>
      </w:pPr>
      <w:r>
        <w:rPr>
          <w:b/>
          <w:color w:val="1F1F1E"/>
        </w:rPr>
        <w:t>First step in assessing certainty:</w:t>
      </w:r>
      <w:r w:rsidR="00000000">
        <w:rPr>
          <w:b/>
          <w:color w:val="1F1F1E"/>
          <w:spacing w:val="-5"/>
        </w:rPr>
        <w:t xml:space="preserve"> </w:t>
      </w:r>
      <w:r w:rsidR="00000000">
        <w:rPr>
          <w:b/>
          <w:color w:val="1F1F1E"/>
        </w:rPr>
        <w:t>Calculating</w:t>
      </w:r>
      <w:r w:rsidR="00000000">
        <w:rPr>
          <w:b/>
          <w:color w:val="1F1F1E"/>
          <w:spacing w:val="-4"/>
        </w:rPr>
        <w:t xml:space="preserve"> </w:t>
      </w:r>
      <w:r w:rsidR="00000000">
        <w:rPr>
          <w:b/>
          <w:color w:val="1F1F1E"/>
        </w:rPr>
        <w:t>absolute</w:t>
      </w:r>
      <w:r w:rsidR="00000000">
        <w:rPr>
          <w:b/>
          <w:color w:val="1F1F1E"/>
          <w:spacing w:val="-4"/>
        </w:rPr>
        <w:t xml:space="preserve"> </w:t>
      </w:r>
      <w:r w:rsidR="00000000">
        <w:rPr>
          <w:b/>
          <w:color w:val="1F1F1E"/>
        </w:rPr>
        <w:t>effect</w:t>
      </w:r>
      <w:r w:rsidR="00000000">
        <w:rPr>
          <w:b/>
          <w:color w:val="1F1F1E"/>
          <w:spacing w:val="-6"/>
        </w:rPr>
        <w:t xml:space="preserve"> </w:t>
      </w:r>
      <w:r w:rsidR="00000000">
        <w:rPr>
          <w:b/>
          <w:color w:val="1F1F1E"/>
        </w:rPr>
        <w:t>based</w:t>
      </w:r>
      <w:r w:rsidR="00000000">
        <w:rPr>
          <w:b/>
          <w:color w:val="1F1F1E"/>
          <w:spacing w:val="-5"/>
        </w:rPr>
        <w:t xml:space="preserve"> </w:t>
      </w:r>
      <w:r w:rsidR="00000000">
        <w:rPr>
          <w:b/>
          <w:color w:val="1F1F1E"/>
        </w:rPr>
        <w:t>on</w:t>
      </w:r>
      <w:r w:rsidR="00000000">
        <w:rPr>
          <w:b/>
          <w:color w:val="1F1F1E"/>
          <w:spacing w:val="-4"/>
        </w:rPr>
        <w:t xml:space="preserve"> </w:t>
      </w:r>
      <w:r w:rsidR="00000000">
        <w:rPr>
          <w:b/>
          <w:color w:val="1F1F1E"/>
        </w:rPr>
        <w:t>baseline</w:t>
      </w:r>
      <w:r w:rsidR="00000000">
        <w:rPr>
          <w:b/>
          <w:color w:val="1F1F1E"/>
          <w:spacing w:val="-5"/>
        </w:rPr>
        <w:t xml:space="preserve"> </w:t>
      </w:r>
      <w:r w:rsidR="00000000">
        <w:rPr>
          <w:b/>
          <w:color w:val="1F1F1E"/>
        </w:rPr>
        <w:t>risk</w:t>
      </w:r>
      <w:r w:rsidR="00000000">
        <w:rPr>
          <w:b/>
          <w:color w:val="1F1F1E"/>
          <w:spacing w:val="-5"/>
        </w:rPr>
        <w:t xml:space="preserve"> </w:t>
      </w:r>
      <w:r w:rsidR="00000000">
        <w:rPr>
          <w:b/>
          <w:color w:val="1F1F1E"/>
        </w:rPr>
        <w:t>and</w:t>
      </w:r>
      <w:r w:rsidR="00000000">
        <w:rPr>
          <w:b/>
          <w:color w:val="1F1F1E"/>
          <w:spacing w:val="-5"/>
        </w:rPr>
        <w:t xml:space="preserve"> </w:t>
      </w:r>
      <w:r w:rsidR="00000000">
        <w:rPr>
          <w:b/>
          <w:color w:val="1F1F1E"/>
        </w:rPr>
        <w:t>relative</w:t>
      </w:r>
      <w:r w:rsidR="00000000">
        <w:rPr>
          <w:b/>
          <w:color w:val="1F1F1E"/>
          <w:spacing w:val="-4"/>
        </w:rPr>
        <w:t xml:space="preserve"> </w:t>
      </w:r>
      <w:r w:rsidR="00000000">
        <w:rPr>
          <w:b/>
          <w:color w:val="1F1F1E"/>
          <w:spacing w:val="-2"/>
        </w:rPr>
        <w:t>effect</w:t>
      </w:r>
    </w:p>
    <w:p w14:paraId="1DB20DB3" w14:textId="77777777" w:rsidR="008942D7" w:rsidRDefault="008942D7">
      <w:pPr>
        <w:pStyle w:val="BodyText"/>
        <w:ind w:left="0"/>
        <w:rPr>
          <w:b/>
        </w:rPr>
      </w:pPr>
    </w:p>
    <w:p w14:paraId="52C459E1" w14:textId="77777777" w:rsidR="008942D7" w:rsidRDefault="00000000">
      <w:pPr>
        <w:pStyle w:val="BodyText"/>
        <w:spacing w:before="1"/>
        <w:ind w:right="98"/>
      </w:pPr>
      <w:r>
        <w:t>Here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examples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calculate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difference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associated</w:t>
      </w:r>
      <w:r>
        <w:rPr>
          <w:spacing w:val="-3"/>
        </w:rPr>
        <w:t xml:space="preserve"> </w:t>
      </w:r>
      <w:r>
        <w:t>confidence interval</w:t>
      </w:r>
      <w:r>
        <w:rPr>
          <w:spacing w:val="-5"/>
        </w:rPr>
        <w:t xml:space="preserve"> </w:t>
      </w:r>
      <w:r>
        <w:t>given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relative</w:t>
      </w:r>
      <w:r>
        <w:rPr>
          <w:spacing w:val="-5"/>
        </w:rPr>
        <w:t xml:space="preserve"> </w:t>
      </w:r>
      <w:r>
        <w:t>risk</w:t>
      </w:r>
      <w:r>
        <w:rPr>
          <w:spacing w:val="-7"/>
        </w:rPr>
        <w:t xml:space="preserve"> </w:t>
      </w:r>
      <w:r>
        <w:t>(example</w:t>
      </w:r>
      <w:r>
        <w:rPr>
          <w:spacing w:val="-5"/>
        </w:rPr>
        <w:t xml:space="preserve"> </w:t>
      </w:r>
      <w:r>
        <w:t>1),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odds</w:t>
      </w:r>
      <w:r>
        <w:rPr>
          <w:spacing w:val="-5"/>
        </w:rPr>
        <w:t xml:space="preserve"> </w:t>
      </w:r>
      <w:r>
        <w:t>ratio</w:t>
      </w:r>
      <w:r>
        <w:rPr>
          <w:spacing w:val="-8"/>
        </w:rPr>
        <w:t xml:space="preserve"> </w:t>
      </w:r>
      <w:r>
        <w:t>(example</w:t>
      </w:r>
      <w:r>
        <w:rPr>
          <w:spacing w:val="-4"/>
        </w:rPr>
        <w:t xml:space="preserve"> </w:t>
      </w:r>
      <w:r>
        <w:t>2),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hazard</w:t>
      </w:r>
      <w:r>
        <w:rPr>
          <w:spacing w:val="-6"/>
        </w:rPr>
        <w:t xml:space="preserve"> </w:t>
      </w:r>
      <w:r>
        <w:t>ratio</w:t>
      </w:r>
      <w:r>
        <w:rPr>
          <w:spacing w:val="-3"/>
        </w:rPr>
        <w:t xml:space="preserve"> </w:t>
      </w:r>
      <w:r>
        <w:t>(example</w:t>
      </w:r>
      <w:r>
        <w:rPr>
          <w:spacing w:val="-7"/>
        </w:rPr>
        <w:t xml:space="preserve"> </w:t>
      </w:r>
      <w:r>
        <w:t>3)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0"/>
        </w:rPr>
        <w:t>a</w:t>
      </w:r>
    </w:p>
    <w:p w14:paraId="51B8DC03" w14:textId="77777777" w:rsidR="008942D7" w:rsidRDefault="00000000">
      <w:pPr>
        <w:pStyle w:val="BodyText"/>
      </w:pPr>
      <w:r>
        <w:t>control</w:t>
      </w:r>
      <w:r>
        <w:rPr>
          <w:spacing w:val="-3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risk.</w:t>
      </w:r>
      <w:r>
        <w:rPr>
          <w:spacing w:val="-4"/>
        </w:rPr>
        <w:t xml:space="preserve"> </w:t>
      </w:r>
      <w:r>
        <w:t>Article</w:t>
      </w:r>
      <w:r>
        <w:rPr>
          <w:spacing w:val="-5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series</w:t>
      </w:r>
      <w:r>
        <w:rPr>
          <w:spacing w:val="-2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glossary</w:t>
      </w:r>
      <w:r>
        <w:rPr>
          <w:spacing w:val="-5"/>
        </w:rPr>
        <w:t xml:space="preserve"> </w:t>
      </w:r>
      <w:r>
        <w:t>explaining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Appendix including absolute risk, relative risk, hazard ratio, risk difference.</w:t>
      </w:r>
    </w:p>
    <w:p w14:paraId="3BDD3FAC" w14:textId="77777777" w:rsidR="008942D7" w:rsidRDefault="00000000">
      <w:pPr>
        <w:spacing w:before="267"/>
        <w:ind w:left="87"/>
        <w:rPr>
          <w:i/>
        </w:rPr>
      </w:pPr>
      <w:r>
        <w:rPr>
          <w:i/>
        </w:rPr>
        <w:t>Example</w:t>
      </w:r>
      <w:r>
        <w:rPr>
          <w:i/>
          <w:spacing w:val="-10"/>
        </w:rPr>
        <w:t xml:space="preserve"> 1</w:t>
      </w:r>
    </w:p>
    <w:p w14:paraId="31E0887F" w14:textId="77777777" w:rsidR="008942D7" w:rsidRDefault="00000000">
      <w:pPr>
        <w:pStyle w:val="BodyText"/>
      </w:pPr>
      <w:r>
        <w:t>The</w:t>
      </w:r>
      <w:r>
        <w:rPr>
          <w:spacing w:val="-6"/>
        </w:rPr>
        <w:t xml:space="preserve"> </w:t>
      </w:r>
      <w:r>
        <w:t>meta-analyzed</w:t>
      </w:r>
      <w:r>
        <w:rPr>
          <w:spacing w:val="-8"/>
        </w:rPr>
        <w:t xml:space="preserve"> </w:t>
      </w:r>
      <w:r>
        <w:t>relative</w:t>
      </w:r>
      <w:r>
        <w:rPr>
          <w:spacing w:val="-7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(RR)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‘disability</w:t>
      </w:r>
      <w:r>
        <w:rPr>
          <w:spacing w:val="-7"/>
        </w:rPr>
        <w:t xml:space="preserve"> </w:t>
      </w:r>
      <w:r>
        <w:t>worsening’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patients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sclerosis</w:t>
      </w:r>
      <w:r>
        <w:rPr>
          <w:spacing w:val="-6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RCTs (n = 1,479) comparing teriflunomide to placebo proved to be 0.76 (95% CI 0.62 – 0.93).</w:t>
      </w:r>
      <w:r>
        <w:rPr>
          <w:vertAlign w:val="superscript"/>
        </w:rPr>
        <w:t>1</w:t>
      </w:r>
    </w:p>
    <w:p w14:paraId="17A6F853" w14:textId="08409CD1" w:rsidR="000308A3" w:rsidRDefault="00000000" w:rsidP="000308A3">
      <w:pPr>
        <w:pStyle w:val="BodyText"/>
        <w:spacing w:before="1"/>
      </w:pPr>
      <w:r>
        <w:t>The risk in the control group (estimated as the median risk in placebo groups) is 21%. When the number of included</w:t>
      </w:r>
      <w:r>
        <w:rPr>
          <w:spacing w:val="-3"/>
        </w:rPr>
        <w:t xml:space="preserve"> </w:t>
      </w:r>
      <w:r>
        <w:t>studies</w:t>
      </w:r>
      <w:r>
        <w:rPr>
          <w:spacing w:val="-3"/>
        </w:rPr>
        <w:t xml:space="preserve"> </w:t>
      </w:r>
      <w:r>
        <w:t>(denoted</w:t>
      </w:r>
      <w:r>
        <w:rPr>
          <w:spacing w:val="-6"/>
        </w:rPr>
        <w:t xml:space="preserve"> </w:t>
      </w:r>
      <w:r>
        <w:t>here</w:t>
      </w:r>
      <w:r>
        <w:rPr>
          <w:spacing w:val="-3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M)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even,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formula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risk:</w:t>
      </w:r>
    </w:p>
    <w:p w14:paraId="1069A17B" w14:textId="77777777" w:rsidR="000308A3" w:rsidRDefault="000308A3">
      <w:pPr>
        <w:pStyle w:val="BodyText"/>
        <w:spacing w:line="241" w:lineRule="exact"/>
      </w:pPr>
    </w:p>
    <w:p w14:paraId="7D8567AF" w14:textId="187548C0" w:rsidR="000308A3" w:rsidRPr="00226E5D" w:rsidRDefault="000308A3" w:rsidP="00226E5D">
      <w:pPr>
        <w:pStyle w:val="Quote"/>
        <w:rPr>
          <w:rFonts w:ascii="Cambria Math" w:hAnsi="Cambria Math"/>
          <w:sz w:val="20"/>
          <w:szCs w:val="20"/>
        </w:rPr>
      </w:pPr>
      <w:r w:rsidRPr="00226E5D">
        <w:rPr>
          <w:rFonts w:ascii="Cambria Math" w:hAnsi="Cambria Math" w:cs="Cambria Math"/>
          <w:sz w:val="20"/>
          <w:szCs w:val="20"/>
        </w:rPr>
        <w:t>𝑐𝑜𝑛𝑡𝑟𝑜𝑙</w:t>
      </w:r>
      <w:r w:rsidRPr="00226E5D">
        <w:rPr>
          <w:rFonts w:ascii="Cambria Math" w:hAnsi="Cambria Math"/>
          <w:sz w:val="20"/>
          <w:szCs w:val="20"/>
        </w:rPr>
        <w:t xml:space="preserve"> </w:t>
      </w:r>
      <w:r w:rsidRPr="00226E5D">
        <w:rPr>
          <w:rFonts w:ascii="Cambria Math" w:hAnsi="Cambria Math" w:cs="Cambria Math"/>
          <w:sz w:val="20"/>
          <w:szCs w:val="20"/>
        </w:rPr>
        <w:t>𝑔𝑟𝑜𝑢𝑝</w:t>
      </w:r>
      <w:r w:rsidRPr="00226E5D">
        <w:rPr>
          <w:rFonts w:ascii="Cambria Math" w:hAnsi="Cambria Math"/>
          <w:sz w:val="20"/>
          <w:szCs w:val="20"/>
        </w:rPr>
        <w:t xml:space="preserve"> </w:t>
      </w:r>
      <w:r w:rsidRPr="00226E5D">
        <w:rPr>
          <w:rFonts w:ascii="Cambria Math" w:hAnsi="Cambria Math" w:cs="Cambria Math"/>
          <w:sz w:val="20"/>
          <w:szCs w:val="20"/>
        </w:rPr>
        <w:t>𝑒𝑣𝑒𝑛𝑡</w:t>
      </w:r>
      <w:r w:rsidRPr="00226E5D">
        <w:rPr>
          <w:rFonts w:ascii="Cambria Math" w:hAnsi="Cambria Math"/>
          <w:sz w:val="20"/>
          <w:szCs w:val="20"/>
        </w:rPr>
        <w:t xml:space="preserve"> </w:t>
      </w:r>
      <w:r w:rsidRPr="00226E5D">
        <w:rPr>
          <w:rFonts w:ascii="Cambria Math" w:hAnsi="Cambria Math" w:cs="Cambria Math"/>
          <w:sz w:val="20"/>
          <w:szCs w:val="20"/>
        </w:rPr>
        <w:t>𝑟𝑎𝑡𝑒</w:t>
      </w:r>
      <w:r w:rsidRPr="00226E5D">
        <w:rPr>
          <w:rFonts w:ascii="Cambria Math" w:hAnsi="Cambria Math"/>
          <w:sz w:val="20"/>
          <w:szCs w:val="20"/>
        </w:rPr>
        <w:t xml:space="preserve"> </w:t>
      </w:r>
      <w:r w:rsidRPr="00226E5D">
        <w:rPr>
          <w:rFonts w:ascii="Cambria Math" w:hAnsi="Cambria Math" w:cs="Cambria Math"/>
          <w:sz w:val="20"/>
          <w:szCs w:val="20"/>
        </w:rPr>
        <w:t>𝑖𝑛</w:t>
      </w:r>
      <w:r w:rsidRPr="00226E5D">
        <w:rPr>
          <w:rFonts w:ascii="Cambria Math" w:hAnsi="Cambria Math"/>
          <w:sz w:val="20"/>
          <w:szCs w:val="20"/>
        </w:rPr>
        <w:t xml:space="preserve">  </w:t>
      </w:r>
      <m:oMath>
        <m:f>
          <m:fPr>
            <m:ctrlPr>
              <w:ins w:id="0" w:author="Guyatt, Gordon" w:date="2026-03-01T20:49:00Z" w16du:dateUtc="2026-03-02T01:49:00Z">
                <w:rPr>
                  <w:rFonts w:ascii="Cambria Math" w:hAnsi="Cambria Math"/>
                  <w:color w:val="auto"/>
                  <w:sz w:val="20"/>
                  <w:szCs w:val="20"/>
                </w:rPr>
              </w:ins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m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</m:den>
        </m:f>
      </m:oMath>
      <w:r w:rsidRPr="00226E5D">
        <w:rPr>
          <w:rFonts w:ascii="Cambria Math" w:hAnsi="Cambria Math"/>
          <w:sz w:val="20"/>
          <w:szCs w:val="20"/>
        </w:rPr>
        <w:t xml:space="preserve">th </w:t>
      </w:r>
      <w:r w:rsidRPr="00226E5D">
        <w:rPr>
          <w:rFonts w:ascii="Cambria Math" w:hAnsi="Cambria Math" w:cs="Cambria Math"/>
          <w:sz w:val="20"/>
          <w:szCs w:val="20"/>
        </w:rPr>
        <w:t>𝑠𝑡𝑢𝑑𝑦</w:t>
      </w:r>
      <w:r w:rsidRPr="00226E5D">
        <w:rPr>
          <w:rFonts w:ascii="Cambria Math" w:hAnsi="Cambria Math"/>
          <w:sz w:val="20"/>
          <w:szCs w:val="20"/>
        </w:rPr>
        <w:t xml:space="preserve"> + </w:t>
      </w:r>
      <w:r w:rsidRPr="00226E5D">
        <w:rPr>
          <w:rFonts w:ascii="Cambria Math" w:hAnsi="Cambria Math" w:cs="Cambria Math"/>
          <w:sz w:val="20"/>
          <w:szCs w:val="20"/>
        </w:rPr>
        <w:t>𝑐𝑜𝑛𝑡𝑟𝑜𝑙</w:t>
      </w:r>
      <w:r w:rsidRPr="00226E5D">
        <w:rPr>
          <w:rFonts w:ascii="Cambria Math" w:hAnsi="Cambria Math"/>
          <w:sz w:val="20"/>
          <w:szCs w:val="20"/>
        </w:rPr>
        <w:t xml:space="preserve"> </w:t>
      </w:r>
      <w:r w:rsidRPr="00226E5D">
        <w:rPr>
          <w:rFonts w:ascii="Cambria Math" w:hAnsi="Cambria Math" w:cs="Cambria Math"/>
          <w:sz w:val="20"/>
          <w:szCs w:val="20"/>
        </w:rPr>
        <w:t>𝑔𝑟𝑜𝑢𝑝</w:t>
      </w:r>
      <w:r w:rsidRPr="00226E5D">
        <w:rPr>
          <w:rFonts w:ascii="Cambria Math" w:hAnsi="Cambria Math"/>
          <w:sz w:val="20"/>
          <w:szCs w:val="20"/>
        </w:rPr>
        <w:t xml:space="preserve"> </w:t>
      </w:r>
      <w:r w:rsidRPr="00226E5D">
        <w:rPr>
          <w:rFonts w:ascii="Cambria Math" w:hAnsi="Cambria Math" w:cs="Cambria Math"/>
          <w:sz w:val="20"/>
          <w:szCs w:val="20"/>
        </w:rPr>
        <w:t>𝑒𝑣𝑒𝑛𝑡</w:t>
      </w:r>
      <w:r w:rsidRPr="00226E5D">
        <w:rPr>
          <w:rFonts w:ascii="Cambria Math" w:hAnsi="Cambria Math"/>
          <w:sz w:val="20"/>
          <w:szCs w:val="20"/>
        </w:rPr>
        <w:t xml:space="preserve"> </w:t>
      </w:r>
      <w:r w:rsidRPr="00226E5D">
        <w:rPr>
          <w:rFonts w:ascii="Cambria Math" w:hAnsi="Cambria Math" w:cs="Cambria Math"/>
          <w:sz w:val="20"/>
          <w:szCs w:val="20"/>
        </w:rPr>
        <w:t>𝑟𝑎𝑡𝑒</w:t>
      </w:r>
      <w:r w:rsidRPr="00226E5D">
        <w:rPr>
          <w:rFonts w:ascii="Cambria Math" w:hAnsi="Cambria Math"/>
          <w:sz w:val="20"/>
          <w:szCs w:val="20"/>
        </w:rPr>
        <w:t xml:space="preserve"> </w:t>
      </w:r>
      <w:r w:rsidRPr="00226E5D">
        <w:rPr>
          <w:rFonts w:ascii="Cambria Math" w:hAnsi="Cambria Math" w:cs="Cambria Math"/>
          <w:sz w:val="20"/>
          <w:szCs w:val="20"/>
        </w:rPr>
        <w:t>𝑖𝑛</w:t>
      </w:r>
      <w:r w:rsidRPr="00226E5D">
        <w:rPr>
          <w:rFonts w:ascii="Cambria Math" w:hAnsi="Cambria Math"/>
          <w:sz w:val="20"/>
          <w:szCs w:val="20"/>
        </w:rPr>
        <w:t xml:space="preserve"> ( </w:t>
      </w:r>
      <m:oMath>
        <m:f>
          <m:fPr>
            <m:ctrlPr>
              <w:ins w:id="1" w:author="Guyatt, Gordon" w:date="2026-03-01T20:49:00Z" w16du:dateUtc="2026-03-02T01:49:00Z">
                <w:rPr>
                  <w:rFonts w:ascii="Cambria Math" w:hAnsi="Cambria Math"/>
                  <w:color w:val="auto"/>
                  <w:sz w:val="20"/>
                  <w:szCs w:val="20"/>
                </w:rPr>
              </w:ins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m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</m:den>
        </m:f>
      </m:oMath>
      <w:r w:rsidRPr="00226E5D">
        <w:rPr>
          <w:rFonts w:ascii="Cambria Math" w:hAnsi="Cambria Math"/>
          <w:sz w:val="20"/>
          <w:szCs w:val="20"/>
        </w:rPr>
        <w:t xml:space="preserve">+ </w:t>
      </w:r>
      <w:proofErr w:type="gramStart"/>
      <w:r w:rsidRPr="00226E5D">
        <w:rPr>
          <w:rFonts w:ascii="Cambria Math" w:hAnsi="Cambria Math"/>
          <w:sz w:val="20"/>
          <w:szCs w:val="20"/>
        </w:rPr>
        <w:t>1)</w:t>
      </w:r>
      <w:r w:rsidRPr="00226E5D">
        <w:rPr>
          <w:rFonts w:ascii="Cambria Math" w:hAnsi="Cambria Math" w:cs="Cambria Math"/>
          <w:sz w:val="20"/>
          <w:szCs w:val="20"/>
        </w:rPr>
        <w:t>𝑡ℎ</w:t>
      </w:r>
      <w:proofErr w:type="gramEnd"/>
      <w:r w:rsidR="00226E5D">
        <w:rPr>
          <w:rFonts w:ascii="Cambria Math" w:hAnsi="Cambria Math" w:cs="Cambria Math"/>
          <w:sz w:val="20"/>
          <w:szCs w:val="20"/>
        </w:rPr>
        <w:t xml:space="preserve"> study</w:t>
      </w:r>
    </w:p>
    <w:p w14:paraId="01E7A72E" w14:textId="77777777" w:rsidR="000308A3" w:rsidRDefault="000308A3" w:rsidP="000308A3">
      <w:pPr>
        <w:spacing w:line="20" w:lineRule="exact"/>
        <w:ind w:left="671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75A4F47E" wp14:editId="544472DE">
                <wp:extent cx="5481955" cy="9525"/>
                <wp:effectExtent l="0" t="0" r="0" b="0"/>
                <wp:docPr id="1589487522" name="Group 15894875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1955" cy="9525"/>
                          <a:chOff x="0" y="0"/>
                          <a:chExt cx="5481955" cy="9525"/>
                        </a:xfrm>
                      </wpg:grpSpPr>
                      <wps:wsp>
                        <wps:cNvPr id="1797520738" name="Graphic 2"/>
                        <wps:cNvSpPr/>
                        <wps:spPr>
                          <a:xfrm>
                            <a:off x="0" y="0"/>
                            <a:ext cx="5481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1955" h="9525">
                                <a:moveTo>
                                  <a:pt x="5481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481574" y="9144"/>
                                </a:lnTo>
                                <a:lnTo>
                                  <a:pt x="5481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CA16AE" id="Group 1589487522" o:spid="_x0000_s1026" style="width:431.65pt;height:.75pt;mso-position-horizontal-relative:char;mso-position-vertical-relative:line" coordsize="5481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">
                <v:shape id="Graphic 2" o:spid="_x0000_s1027" style="position:absolute;width:54819;height:95;visibility:visible;mso-wrap-style:square;v-text-anchor:top" coordsize="5481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" path="m5481574,l,,,9144r5481574,l548157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F0533E7" w14:textId="77777777" w:rsidR="000308A3" w:rsidRPr="000308A3" w:rsidRDefault="000308A3" w:rsidP="000308A3">
      <w:pPr>
        <w:pStyle w:val="BodyText"/>
        <w:spacing w:line="217" w:lineRule="exact"/>
        <w:ind w:left="50"/>
        <w:jc w:val="center"/>
        <w:rPr>
          <w:rFonts w:ascii="Cambria Math"/>
        </w:rPr>
      </w:pPr>
      <w:r>
        <w:rPr>
          <w:rFonts w:ascii="Cambria Math"/>
          <w:spacing w:val="-10"/>
        </w:rPr>
        <w:t>2</w:t>
      </w:r>
    </w:p>
    <w:p w14:paraId="05AC14BD" w14:textId="77777777" w:rsidR="000308A3" w:rsidRDefault="000308A3" w:rsidP="000308A3">
      <w:pPr>
        <w:pStyle w:val="BodyText"/>
        <w:spacing w:line="241" w:lineRule="exact"/>
      </w:pPr>
      <w:r>
        <w:t>Where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studies,</w:t>
      </w:r>
      <w:r>
        <w:rPr>
          <w:spacing w:val="-6"/>
        </w:rPr>
        <w:t xml:space="preserve"> </w:t>
      </w:r>
      <w:r>
        <w:t>M,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sorted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increasing</w:t>
      </w:r>
      <w:r>
        <w:rPr>
          <w:spacing w:val="-5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event</w:t>
      </w:r>
      <w:r>
        <w:rPr>
          <w:spacing w:val="-4"/>
        </w:rPr>
        <w:t xml:space="preserve"> </w:t>
      </w:r>
      <w:r>
        <w:rPr>
          <w:spacing w:val="-2"/>
        </w:rPr>
        <w:t>rate.</w:t>
      </w:r>
    </w:p>
    <w:p w14:paraId="699B2BE8" w14:textId="77777777" w:rsidR="008942D7" w:rsidRDefault="008942D7">
      <w:pPr>
        <w:pStyle w:val="BodyText"/>
        <w:ind w:left="0"/>
      </w:pPr>
    </w:p>
    <w:p w14:paraId="00F053AE" w14:textId="77777777" w:rsidR="008942D7" w:rsidRDefault="00000000">
      <w:pPr>
        <w:pStyle w:val="BodyText"/>
      </w:pPr>
      <w:r>
        <w:t>In</w:t>
      </w:r>
      <w:r>
        <w:rPr>
          <w:spacing w:val="-5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groups</w:t>
      </w:r>
      <w:r>
        <w:rPr>
          <w:spacing w:val="-4"/>
        </w:rPr>
        <w:t xml:space="preserve"> </w:t>
      </w:r>
      <w:r>
        <w:t>(M=2),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median</w:t>
      </w:r>
      <w:r>
        <w:rPr>
          <w:spacing w:val="-4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just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(here,</w:t>
      </w:r>
      <w:r>
        <w:rPr>
          <w:spacing w:val="-5"/>
        </w:rPr>
        <w:t xml:space="preserve"> </w:t>
      </w:r>
      <w:r>
        <w:t>18.4%)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second risk (here, 23.5%) in the control groups. The median Risk = (18.4% + 23.5%)/2 = 21%.</w:t>
      </w:r>
    </w:p>
    <w:p w14:paraId="1EC6E765" w14:textId="77777777" w:rsidR="008942D7" w:rsidRDefault="008942D7">
      <w:pPr>
        <w:pStyle w:val="BodyText"/>
        <w:spacing w:before="1"/>
        <w:ind w:left="0"/>
      </w:pPr>
    </w:p>
    <w:p w14:paraId="4FA7D579" w14:textId="77777777" w:rsidR="008942D7" w:rsidRDefault="00000000">
      <w:pPr>
        <w:pStyle w:val="ListParagraph"/>
        <w:numPr>
          <w:ilvl w:val="0"/>
          <w:numId w:val="5"/>
        </w:numPr>
        <w:tabs>
          <w:tab w:val="left" w:pos="805"/>
        </w:tabs>
        <w:ind w:left="805" w:hanging="357"/>
      </w:pPr>
      <w:r>
        <w:t>Risk</w:t>
      </w:r>
      <w:r>
        <w:rPr>
          <w:spacing w:val="-7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intervention</w:t>
      </w:r>
      <w:r>
        <w:rPr>
          <w:spacing w:val="-5"/>
        </w:rPr>
        <w:t xml:space="preserve"> </w:t>
      </w:r>
      <w:r>
        <w:t>(</w:t>
      </w:r>
      <w:r>
        <w:rPr>
          <w:i/>
        </w:rPr>
        <w:t>corresponding</w:t>
      </w:r>
      <w:r>
        <w:rPr>
          <w:i/>
          <w:spacing w:val="-5"/>
        </w:rPr>
        <w:t xml:space="preserve"> </w:t>
      </w:r>
      <w:r>
        <w:rPr>
          <w:i/>
        </w:rPr>
        <w:t>risk)</w:t>
      </w:r>
      <w:r>
        <w:rPr>
          <w:i/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RR</w:t>
      </w:r>
      <w:r>
        <w:rPr>
          <w:spacing w:val="-4"/>
        </w:rPr>
        <w:t xml:space="preserve"> </w:t>
      </w:r>
      <w:r>
        <w:t>x</w:t>
      </w:r>
      <w:r>
        <w:rPr>
          <w:spacing w:val="-6"/>
        </w:rPr>
        <w:t xml:space="preserve"> </w:t>
      </w:r>
      <w:r>
        <w:t>Risk</w:t>
      </w:r>
      <w:r>
        <w:rPr>
          <w:spacing w:val="-8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control</w:t>
      </w:r>
    </w:p>
    <w:p w14:paraId="74B568BF" w14:textId="77777777" w:rsidR="008942D7" w:rsidRDefault="00000000">
      <w:pPr>
        <w:pStyle w:val="BodyText"/>
        <w:ind w:left="808"/>
      </w:pPr>
      <w:r>
        <w:t>=</w:t>
      </w:r>
      <w:r>
        <w:rPr>
          <w:spacing w:val="-2"/>
        </w:rPr>
        <w:t xml:space="preserve"> </w:t>
      </w:r>
      <w:r>
        <w:t>0.76</w:t>
      </w:r>
      <w:r>
        <w:rPr>
          <w:spacing w:val="-2"/>
        </w:rPr>
        <w:t xml:space="preserve"> </w:t>
      </w:r>
      <w:r>
        <w:t>x</w:t>
      </w:r>
      <w:r>
        <w:rPr>
          <w:spacing w:val="-1"/>
        </w:rPr>
        <w:t xml:space="preserve"> </w:t>
      </w:r>
      <w:r>
        <w:rPr>
          <w:spacing w:val="-5"/>
        </w:rPr>
        <w:t>21%</w:t>
      </w:r>
    </w:p>
    <w:p w14:paraId="6E804B30" w14:textId="77777777" w:rsidR="008942D7" w:rsidRDefault="00000000">
      <w:pPr>
        <w:pStyle w:val="BodyText"/>
        <w:ind w:left="808"/>
      </w:pPr>
      <w:r>
        <w:t xml:space="preserve">= </w:t>
      </w:r>
      <w:r>
        <w:rPr>
          <w:spacing w:val="-5"/>
        </w:rPr>
        <w:t>16%</w:t>
      </w:r>
    </w:p>
    <w:p w14:paraId="4AD16E8B" w14:textId="77777777" w:rsidR="008942D7" w:rsidRDefault="008942D7">
      <w:pPr>
        <w:pStyle w:val="BodyText"/>
        <w:spacing w:before="1"/>
        <w:ind w:left="0"/>
      </w:pPr>
    </w:p>
    <w:p w14:paraId="5F8A98F2" w14:textId="77777777" w:rsidR="008942D7" w:rsidRDefault="00000000">
      <w:pPr>
        <w:pStyle w:val="ListParagraph"/>
        <w:numPr>
          <w:ilvl w:val="0"/>
          <w:numId w:val="5"/>
        </w:numPr>
        <w:tabs>
          <w:tab w:val="left" w:pos="805"/>
        </w:tabs>
        <w:spacing w:line="267" w:lineRule="exact"/>
        <w:ind w:left="805" w:hanging="357"/>
      </w:pPr>
      <w:r>
        <w:t>Risk</w:t>
      </w:r>
      <w:r>
        <w:rPr>
          <w:spacing w:val="-4"/>
        </w:rPr>
        <w:t xml:space="preserve"> </w:t>
      </w:r>
      <w:r>
        <w:t>difference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intervention</w:t>
      </w:r>
    </w:p>
    <w:p w14:paraId="631A5C92" w14:textId="77777777" w:rsidR="008942D7" w:rsidRDefault="00000000">
      <w:pPr>
        <w:pStyle w:val="BodyText"/>
        <w:spacing w:line="267" w:lineRule="exact"/>
        <w:ind w:left="808"/>
      </w:pPr>
      <w:r>
        <w:t>=</w:t>
      </w:r>
      <w:r>
        <w:rPr>
          <w:spacing w:val="-1"/>
        </w:rPr>
        <w:t xml:space="preserve"> </w:t>
      </w:r>
      <w:r>
        <w:t>21%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5"/>
        </w:rPr>
        <w:t>16%</w:t>
      </w:r>
    </w:p>
    <w:p w14:paraId="055E3305" w14:textId="77777777" w:rsidR="008942D7" w:rsidRDefault="00000000">
      <w:pPr>
        <w:pStyle w:val="BodyText"/>
        <w:spacing w:before="1"/>
        <w:ind w:left="808"/>
      </w:pPr>
      <w:r>
        <w:t xml:space="preserve">= </w:t>
      </w:r>
      <w:r>
        <w:rPr>
          <w:spacing w:val="-5"/>
        </w:rPr>
        <w:t>5%</w:t>
      </w:r>
    </w:p>
    <w:p w14:paraId="09D80277" w14:textId="77777777" w:rsidR="008942D7" w:rsidRDefault="008942D7">
      <w:pPr>
        <w:pStyle w:val="BodyText"/>
        <w:ind w:left="0"/>
      </w:pPr>
    </w:p>
    <w:p w14:paraId="3EE332D2" w14:textId="77777777" w:rsidR="008942D7" w:rsidRDefault="00000000">
      <w:pPr>
        <w:pStyle w:val="BodyText"/>
      </w:pPr>
      <w:r>
        <w:t>We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t>procedure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calculate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confidence</w:t>
      </w:r>
      <w:r>
        <w:rPr>
          <w:spacing w:val="-4"/>
        </w:rPr>
        <w:t xml:space="preserve"> </w:t>
      </w:r>
      <w:r>
        <w:t>interval</w:t>
      </w:r>
      <w:r>
        <w:rPr>
          <w:spacing w:val="-4"/>
        </w:rPr>
        <w:t xml:space="preserve"> </w:t>
      </w:r>
      <w:r>
        <w:t>(CI)</w:t>
      </w:r>
      <w:r>
        <w:rPr>
          <w:spacing w:val="-7"/>
        </w:rPr>
        <w:t xml:space="preserve"> </w:t>
      </w:r>
      <w:r>
        <w:t>associated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risk difference, substituting the extremes of the CI (here, 0.62 and 0.93) for the point estimate (here, 0.76).</w:t>
      </w:r>
    </w:p>
    <w:p w14:paraId="2D2186D8" w14:textId="77777777" w:rsidR="008942D7" w:rsidRDefault="008942D7">
      <w:pPr>
        <w:pStyle w:val="BodyText"/>
        <w:spacing w:before="1"/>
        <w:ind w:left="0"/>
      </w:pPr>
    </w:p>
    <w:p w14:paraId="7A3EDD2A" w14:textId="77777777" w:rsidR="008942D7" w:rsidRDefault="00000000">
      <w:pPr>
        <w:pStyle w:val="ListParagraph"/>
        <w:numPr>
          <w:ilvl w:val="0"/>
          <w:numId w:val="5"/>
        </w:numPr>
        <w:tabs>
          <w:tab w:val="left" w:pos="805"/>
        </w:tabs>
        <w:ind w:left="805" w:hanging="357"/>
      </w:pP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upper</w:t>
      </w:r>
      <w:r>
        <w:rPr>
          <w:spacing w:val="-1"/>
        </w:rPr>
        <w:t xml:space="preserve"> </w:t>
      </w:r>
      <w:r>
        <w:t>limit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RR</w:t>
      </w:r>
      <w:r>
        <w:rPr>
          <w:spacing w:val="-2"/>
        </w:rPr>
        <w:t xml:space="preserve"> </w:t>
      </w:r>
      <w:r>
        <w:t>CI</w:t>
      </w:r>
      <w:r>
        <w:rPr>
          <w:spacing w:val="-1"/>
        </w:rPr>
        <w:t xml:space="preserve"> </w:t>
      </w:r>
      <w:r>
        <w:rPr>
          <w:spacing w:val="-2"/>
        </w:rPr>
        <w:t>(0.93):</w:t>
      </w:r>
    </w:p>
    <w:p w14:paraId="58B78626" w14:textId="77777777" w:rsidR="008942D7" w:rsidRDefault="00000000">
      <w:pPr>
        <w:pStyle w:val="ListParagraph"/>
        <w:numPr>
          <w:ilvl w:val="1"/>
          <w:numId w:val="5"/>
        </w:numPr>
        <w:tabs>
          <w:tab w:val="left" w:pos="1221"/>
        </w:tabs>
        <w:spacing w:line="279" w:lineRule="exact"/>
      </w:pPr>
      <w:r>
        <w:t>Risk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intervention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0.93</w:t>
      </w:r>
      <w:r>
        <w:rPr>
          <w:spacing w:val="-3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21%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19.5%</w:t>
      </w:r>
    </w:p>
    <w:p w14:paraId="13A23D3E" w14:textId="77777777" w:rsidR="008942D7" w:rsidRDefault="00000000">
      <w:pPr>
        <w:pStyle w:val="ListParagraph"/>
        <w:numPr>
          <w:ilvl w:val="1"/>
          <w:numId w:val="5"/>
        </w:numPr>
        <w:tabs>
          <w:tab w:val="left" w:pos="1221"/>
        </w:tabs>
        <w:spacing w:line="279" w:lineRule="exact"/>
      </w:pPr>
      <w:r>
        <w:t>Risk</w:t>
      </w:r>
      <w:r>
        <w:rPr>
          <w:spacing w:val="-4"/>
        </w:rPr>
        <w:t xml:space="preserve"> </w:t>
      </w:r>
      <w:r>
        <w:t>difference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intervention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21%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19.5%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1.5%</w:t>
      </w:r>
    </w:p>
    <w:p w14:paraId="52143A68" w14:textId="77777777" w:rsidR="008942D7" w:rsidRDefault="008942D7">
      <w:pPr>
        <w:pStyle w:val="BodyText"/>
        <w:spacing w:before="1"/>
        <w:ind w:left="0"/>
      </w:pPr>
    </w:p>
    <w:p w14:paraId="6D117B2D" w14:textId="77777777" w:rsidR="008942D7" w:rsidRDefault="00000000">
      <w:pPr>
        <w:pStyle w:val="ListParagraph"/>
        <w:numPr>
          <w:ilvl w:val="0"/>
          <w:numId w:val="5"/>
        </w:numPr>
        <w:tabs>
          <w:tab w:val="left" w:pos="805"/>
        </w:tabs>
        <w:ind w:left="805" w:hanging="357"/>
      </w:pP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lower</w:t>
      </w:r>
      <w:r>
        <w:rPr>
          <w:spacing w:val="-3"/>
        </w:rPr>
        <w:t xml:space="preserve"> </w:t>
      </w:r>
      <w:r>
        <w:t>limit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RR</w:t>
      </w:r>
      <w:r>
        <w:rPr>
          <w:spacing w:val="-3"/>
        </w:rPr>
        <w:t xml:space="preserve"> </w:t>
      </w:r>
      <w:r>
        <w:t>CI</w:t>
      </w:r>
      <w:r>
        <w:rPr>
          <w:spacing w:val="-2"/>
        </w:rPr>
        <w:t xml:space="preserve"> (0.62):</w:t>
      </w:r>
    </w:p>
    <w:p w14:paraId="52AF4D8E" w14:textId="77777777" w:rsidR="008942D7" w:rsidRDefault="00000000">
      <w:pPr>
        <w:pStyle w:val="ListParagraph"/>
        <w:numPr>
          <w:ilvl w:val="1"/>
          <w:numId w:val="5"/>
        </w:numPr>
        <w:tabs>
          <w:tab w:val="left" w:pos="1221"/>
        </w:tabs>
        <w:spacing w:before="1"/>
      </w:pPr>
      <w:r>
        <w:t>Risk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intervention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0.62</w:t>
      </w:r>
      <w:r>
        <w:rPr>
          <w:spacing w:val="-3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21%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13.0%</w:t>
      </w:r>
    </w:p>
    <w:p w14:paraId="2A3F231E" w14:textId="77777777" w:rsidR="008942D7" w:rsidRDefault="00000000">
      <w:pPr>
        <w:pStyle w:val="ListParagraph"/>
        <w:numPr>
          <w:ilvl w:val="1"/>
          <w:numId w:val="5"/>
        </w:numPr>
        <w:tabs>
          <w:tab w:val="left" w:pos="1221"/>
        </w:tabs>
      </w:pPr>
      <w:r>
        <w:t>Risk</w:t>
      </w:r>
      <w:r>
        <w:rPr>
          <w:spacing w:val="-4"/>
        </w:rPr>
        <w:t xml:space="preserve"> </w:t>
      </w:r>
      <w:r>
        <w:t>difference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intervention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21%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13.0%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8.0%</w:t>
      </w:r>
    </w:p>
    <w:p w14:paraId="53330A44" w14:textId="77777777" w:rsidR="008942D7" w:rsidRDefault="00000000">
      <w:pPr>
        <w:pStyle w:val="ListParagraph"/>
        <w:numPr>
          <w:ilvl w:val="0"/>
          <w:numId w:val="5"/>
        </w:numPr>
        <w:tabs>
          <w:tab w:val="left" w:pos="805"/>
        </w:tabs>
        <w:spacing w:before="267"/>
        <w:ind w:left="805" w:hanging="357"/>
      </w:pPr>
      <w:r>
        <w:t>Risk</w:t>
      </w:r>
      <w:r>
        <w:rPr>
          <w:spacing w:val="-6"/>
        </w:rPr>
        <w:t xml:space="preserve"> </w:t>
      </w:r>
      <w:r>
        <w:t>difference</w:t>
      </w:r>
      <w:r>
        <w:rPr>
          <w:spacing w:val="-5"/>
        </w:rPr>
        <w:t xml:space="preserve"> </w:t>
      </w:r>
      <w:r>
        <w:t>is:</w:t>
      </w:r>
      <w:r>
        <w:rPr>
          <w:spacing w:val="-6"/>
        </w:rPr>
        <w:t xml:space="preserve"> </w:t>
      </w:r>
      <w:r>
        <w:t>5%</w:t>
      </w:r>
      <w:r>
        <w:rPr>
          <w:spacing w:val="-2"/>
        </w:rPr>
        <w:t xml:space="preserve"> </w:t>
      </w:r>
      <w:r>
        <w:t>(95%</w:t>
      </w:r>
      <w:r>
        <w:rPr>
          <w:spacing w:val="-6"/>
        </w:rPr>
        <w:t xml:space="preserve"> </w:t>
      </w:r>
      <w:r>
        <w:t>CI:</w:t>
      </w:r>
      <w:r>
        <w:rPr>
          <w:spacing w:val="-3"/>
        </w:rPr>
        <w:t xml:space="preserve"> </w:t>
      </w:r>
      <w:r>
        <w:t>1.5%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8.0%).</w:t>
      </w:r>
    </w:p>
    <w:p w14:paraId="681DC0C5" w14:textId="77777777" w:rsidR="008942D7" w:rsidRDefault="008942D7">
      <w:pPr>
        <w:pStyle w:val="ListParagraph"/>
        <w:sectPr w:rsidR="008942D7">
          <w:type w:val="continuous"/>
          <w:pgSz w:w="11910" w:h="16840"/>
          <w:pgMar w:top="1380" w:right="992" w:bottom="280" w:left="992" w:header="720" w:footer="720" w:gutter="0"/>
          <w:cols w:space="720"/>
        </w:sectPr>
      </w:pPr>
    </w:p>
    <w:p w14:paraId="58793F40" w14:textId="77777777" w:rsidR="008942D7" w:rsidRDefault="00000000">
      <w:pPr>
        <w:spacing w:before="41"/>
        <w:ind w:left="87"/>
        <w:rPr>
          <w:i/>
        </w:rPr>
      </w:pPr>
      <w:r>
        <w:rPr>
          <w:i/>
        </w:rPr>
        <w:lastRenderedPageBreak/>
        <w:t>Example</w:t>
      </w:r>
      <w:r>
        <w:rPr>
          <w:i/>
          <w:spacing w:val="-10"/>
        </w:rPr>
        <w:t xml:space="preserve"> 2</w:t>
      </w:r>
    </w:p>
    <w:p w14:paraId="3E7C537D" w14:textId="77777777" w:rsidR="008942D7" w:rsidRDefault="00000000">
      <w:pPr>
        <w:pStyle w:val="BodyText"/>
        <w:ind w:right="98"/>
      </w:pPr>
      <w:r>
        <w:t>The</w:t>
      </w:r>
      <w:r>
        <w:rPr>
          <w:spacing w:val="-5"/>
        </w:rPr>
        <w:t xml:space="preserve"> </w:t>
      </w:r>
      <w:r>
        <w:t>odds</w:t>
      </w:r>
      <w:r>
        <w:rPr>
          <w:spacing w:val="-8"/>
        </w:rPr>
        <w:t xml:space="preserve"> </w:t>
      </w:r>
      <w:r>
        <w:t>ratio</w:t>
      </w:r>
      <w:r>
        <w:rPr>
          <w:spacing w:val="-7"/>
        </w:rPr>
        <w:t xml:space="preserve"> </w:t>
      </w:r>
      <w:r>
        <w:t>(OR)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‘incident</w:t>
      </w:r>
      <w:r>
        <w:rPr>
          <w:spacing w:val="-5"/>
        </w:rPr>
        <w:t xml:space="preserve"> </w:t>
      </w:r>
      <w:r>
        <w:t>hypertension’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pregnant</w:t>
      </w:r>
      <w:r>
        <w:rPr>
          <w:spacing w:val="-5"/>
        </w:rPr>
        <w:t xml:space="preserve"> </w:t>
      </w:r>
      <w:r>
        <w:t>women</w:t>
      </w:r>
      <w:r>
        <w:rPr>
          <w:spacing w:val="-8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overweight</w:t>
      </w:r>
      <w:r>
        <w:rPr>
          <w:spacing w:val="-5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obesity</w:t>
      </w:r>
      <w:r>
        <w:rPr>
          <w:spacing w:val="-4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four</w:t>
      </w:r>
      <w:r>
        <w:rPr>
          <w:spacing w:val="-5"/>
        </w:rPr>
        <w:t xml:space="preserve"> </w:t>
      </w:r>
      <w:r>
        <w:t>RCTs (n = 1,324) comparing exercise therapy + usual care to usual care is 0.52 (95% CI 0.28 – 0.96).</w:t>
      </w:r>
      <w:r>
        <w:rPr>
          <w:vertAlign w:val="superscript"/>
        </w:rPr>
        <w:t>2</w:t>
      </w:r>
    </w:p>
    <w:p w14:paraId="429BC910" w14:textId="77777777" w:rsidR="008942D7" w:rsidRDefault="00000000">
      <w:pPr>
        <w:pStyle w:val="BodyText"/>
        <w:spacing w:before="1"/>
      </w:pPr>
      <w:r>
        <w:t>The</w:t>
      </w:r>
      <w:r>
        <w:rPr>
          <w:spacing w:val="-3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(estimated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median</w:t>
      </w:r>
      <w:r>
        <w:rPr>
          <w:spacing w:val="-7"/>
        </w:rPr>
        <w:t xml:space="preserve"> </w:t>
      </w:r>
      <w:r>
        <w:t>risk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usual</w:t>
      </w:r>
      <w:r>
        <w:rPr>
          <w:spacing w:val="-3"/>
        </w:rPr>
        <w:t xml:space="preserve"> </w:t>
      </w:r>
      <w:r>
        <w:t>care</w:t>
      </w:r>
      <w:r>
        <w:rPr>
          <w:spacing w:val="-3"/>
        </w:rPr>
        <w:t xml:space="preserve"> </w:t>
      </w:r>
      <w:r>
        <w:t>groups)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14%.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 included studies is even,</w:t>
      </w:r>
      <w:r>
        <w:rPr>
          <w:spacing w:val="-1"/>
        </w:rPr>
        <w:t xml:space="preserve"> </w:t>
      </w:r>
      <w:r>
        <w:t>the formula to calculate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median risk mentioned in example 1 can be</w:t>
      </w:r>
      <w:r>
        <w:rPr>
          <w:spacing w:val="-1"/>
        </w:rPr>
        <w:t xml:space="preserve"> </w:t>
      </w:r>
      <w:r>
        <w:t>applied. In case of four control groups (M=4), the median risk is just the average of the second (here, 9%) and third</w:t>
      </w:r>
      <w:r>
        <w:rPr>
          <w:spacing w:val="-1"/>
        </w:rPr>
        <w:t xml:space="preserve"> </w:t>
      </w:r>
      <w:r>
        <w:t>risk (here, 19.1%) in the control groups. The median risk = (9% + 19.1%)/2 = 14%.</w:t>
      </w:r>
    </w:p>
    <w:p w14:paraId="6D7D3ECE" w14:textId="77777777" w:rsidR="008942D7" w:rsidRDefault="00000000">
      <w:pPr>
        <w:pStyle w:val="BodyText"/>
        <w:spacing w:before="267" w:line="260" w:lineRule="exact"/>
        <w:rPr>
          <w:spacing w:val="-2"/>
        </w:rPr>
      </w:pPr>
      <w:r>
        <w:t>To</w:t>
      </w:r>
      <w:r>
        <w:rPr>
          <w:spacing w:val="-5"/>
        </w:rPr>
        <w:t xml:space="preserve"> </w:t>
      </w:r>
      <w:r>
        <w:t>convert</w:t>
      </w:r>
      <w:r>
        <w:rPr>
          <w:spacing w:val="-6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odds</w:t>
      </w:r>
      <w:r>
        <w:rPr>
          <w:spacing w:val="-6"/>
        </w:rPr>
        <w:t xml:space="preserve"> </w:t>
      </w:r>
      <w:r>
        <w:t>ratio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formula</w:t>
      </w:r>
      <w:r>
        <w:rPr>
          <w:vertAlign w:val="superscript"/>
        </w:rPr>
        <w:t>3</w:t>
      </w:r>
      <w:r>
        <w:rPr>
          <w:spacing w:val="-6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2"/>
        </w:rPr>
        <w:t>used:</w:t>
      </w:r>
    </w:p>
    <w:p w14:paraId="6EB586A6" w14:textId="77777777" w:rsidR="00226E5D" w:rsidRDefault="00226E5D" w:rsidP="00226E5D">
      <w:pPr>
        <w:pStyle w:val="BodyText"/>
        <w:spacing w:before="267" w:line="260" w:lineRule="exact"/>
        <w:ind w:left="0"/>
      </w:pPr>
    </w:p>
    <w:p w14:paraId="78DF566D" w14:textId="0E5125E5" w:rsidR="008942D7" w:rsidRPr="00226E5D" w:rsidRDefault="00000000" w:rsidP="00226E5D">
      <w:pPr>
        <w:pStyle w:val="ListParagraph"/>
        <w:numPr>
          <w:ilvl w:val="0"/>
          <w:numId w:val="6"/>
        </w:numPr>
        <w:rPr>
          <w:rStyle w:val="SubtleEmphasis"/>
          <w:i w:val="0"/>
          <w:iCs w:val="0"/>
          <w:sz w:val="18"/>
          <w:szCs w:val="18"/>
        </w:rPr>
      </w:pPr>
      <w:r w:rsidRPr="00226E5D">
        <w:rPr>
          <w:rStyle w:val="SubtleEmphasis"/>
          <w:i w:val="0"/>
          <w:iCs w:val="0"/>
          <w:noProof/>
        </w:rPr>
        <mc:AlternateContent>
          <mc:Choice Requires="wps">
            <w:drawing>
              <wp:anchor distT="0" distB="0" distL="0" distR="0" simplePos="0" relativeHeight="487495168" behindDoc="1" locked="0" layoutInCell="1" allowOverlap="1" wp14:anchorId="21F9F4D3" wp14:editId="0D320558">
                <wp:simplePos x="0" y="0"/>
                <wp:positionH relativeFrom="page">
                  <wp:posOffset>1507489</wp:posOffset>
                </wp:positionH>
                <wp:positionV relativeFrom="paragraph">
                  <wp:posOffset>129742</wp:posOffset>
                </wp:positionV>
                <wp:extent cx="2799080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90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9080" h="9525">
                              <a:moveTo>
                                <a:pt x="279869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798699" y="9144"/>
                              </a:lnTo>
                              <a:lnTo>
                                <a:pt x="2798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F49BC" id="Graphic 3" o:spid="_x0000_s1026" style="position:absolute;margin-left:118.7pt;margin-top:10.2pt;width:220.4pt;height:.75pt;z-index:-1582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90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" path="m2798699,l,,,9144r2798699,l2798699,xe" fillcolor="black" stroked="f">
                <v:path arrowok="t"/>
                <w10:wrap anchorx="page"/>
              </v:shape>
            </w:pict>
          </mc:Fallback>
        </mc:AlternateContent>
      </w:r>
      <w:r w:rsidRPr="00226E5D">
        <w:rPr>
          <w:rStyle w:val="SubtleEmphasis"/>
          <w:rFonts w:ascii="Cambria Math" w:hAnsi="Cambria Math" w:cs="Cambria Math"/>
          <w:i w:val="0"/>
          <w:iCs w:val="0"/>
        </w:rPr>
        <w:t>𝑅𝑅</w:t>
      </w:r>
      <w:r w:rsidRPr="00226E5D">
        <w:rPr>
          <w:rStyle w:val="SubtleEmphasis"/>
          <w:i w:val="0"/>
          <w:iCs w:val="0"/>
        </w:rPr>
        <w:t xml:space="preserve"> =</w:t>
      </w:r>
      <w:r w:rsidRPr="00226E5D">
        <w:rPr>
          <w:rStyle w:val="SubtleEmphasis"/>
          <w:i w:val="0"/>
          <w:iCs w:val="0"/>
        </w:rPr>
        <w:tab/>
      </w:r>
      <w:r w:rsidR="00226E5D">
        <w:rPr>
          <w:rStyle w:val="SubtleEmphasis"/>
          <w:i w:val="0"/>
          <w:iCs w:val="0"/>
        </w:rPr>
        <w:tab/>
      </w:r>
      <w:r w:rsidR="00226E5D">
        <w:rPr>
          <w:rStyle w:val="SubtleEmphasis"/>
          <w:i w:val="0"/>
          <w:iCs w:val="0"/>
        </w:rPr>
        <w:tab/>
      </w:r>
      <w:r w:rsidR="00226E5D">
        <w:rPr>
          <w:rStyle w:val="SubtleEmphasis"/>
          <w:i w:val="0"/>
          <w:iCs w:val="0"/>
        </w:rPr>
        <w:tab/>
      </w:r>
      <w:r w:rsidR="00226E5D" w:rsidRPr="00226E5D">
        <w:rPr>
          <w:rStyle w:val="SubtleEmphasis"/>
          <w:i w:val="0"/>
          <w:iCs w:val="0"/>
          <w:sz w:val="18"/>
          <w:szCs w:val="18"/>
        </w:rPr>
        <w:t>OR</w:t>
      </w:r>
    </w:p>
    <w:p w14:paraId="2B037B86" w14:textId="77777777" w:rsidR="008942D7" w:rsidRPr="00226E5D" w:rsidRDefault="00000000" w:rsidP="00226E5D">
      <w:pPr>
        <w:ind w:left="720" w:firstLine="720"/>
        <w:rPr>
          <w:rStyle w:val="SubtleEmphasis"/>
          <w:i w:val="0"/>
          <w:iCs w:val="0"/>
          <w:sz w:val="18"/>
          <w:szCs w:val="18"/>
        </w:rPr>
      </w:pPr>
      <w:r w:rsidRPr="00226E5D">
        <w:rPr>
          <w:rStyle w:val="SubtleEmphasis"/>
          <w:i w:val="0"/>
          <w:iCs w:val="0"/>
          <w:sz w:val="18"/>
          <w:szCs w:val="18"/>
        </w:rPr>
        <w:t>(1−</w:t>
      </w:r>
      <w:r w:rsidRPr="00226E5D">
        <w:rPr>
          <w:rStyle w:val="SubtleEmphasis"/>
          <w:rFonts w:ascii="Cambria Math" w:hAnsi="Cambria Math" w:cs="Cambria Math"/>
          <w:i w:val="0"/>
          <w:iCs w:val="0"/>
          <w:sz w:val="18"/>
          <w:szCs w:val="18"/>
        </w:rPr>
        <w:t>𝑟𝑖𝑠𝑘</w:t>
      </w:r>
      <w:r w:rsidRPr="00226E5D">
        <w:rPr>
          <w:rStyle w:val="SubtleEmphasis"/>
          <w:i w:val="0"/>
          <w:iCs w:val="0"/>
          <w:sz w:val="18"/>
          <w:szCs w:val="18"/>
        </w:rPr>
        <w:t xml:space="preserve"> </w:t>
      </w:r>
      <w:r w:rsidRPr="00226E5D">
        <w:rPr>
          <w:rStyle w:val="SubtleEmphasis"/>
          <w:rFonts w:ascii="Cambria Math" w:hAnsi="Cambria Math" w:cs="Cambria Math"/>
          <w:i w:val="0"/>
          <w:iCs w:val="0"/>
          <w:sz w:val="18"/>
          <w:szCs w:val="18"/>
        </w:rPr>
        <w:t>𝑖𝑛</w:t>
      </w:r>
      <w:r w:rsidRPr="00226E5D">
        <w:rPr>
          <w:rStyle w:val="SubtleEmphasis"/>
          <w:i w:val="0"/>
          <w:iCs w:val="0"/>
          <w:sz w:val="18"/>
          <w:szCs w:val="18"/>
        </w:rPr>
        <w:t xml:space="preserve"> </w:t>
      </w:r>
      <w:r w:rsidRPr="00226E5D">
        <w:rPr>
          <w:rStyle w:val="SubtleEmphasis"/>
          <w:rFonts w:ascii="Cambria Math" w:hAnsi="Cambria Math" w:cs="Cambria Math"/>
          <w:i w:val="0"/>
          <w:iCs w:val="0"/>
          <w:sz w:val="18"/>
          <w:szCs w:val="18"/>
        </w:rPr>
        <w:t>𝑐𝑜𝑛𝑡𝑟𝑜𝑙</w:t>
      </w:r>
      <w:r w:rsidRPr="00226E5D">
        <w:rPr>
          <w:rStyle w:val="SubtleEmphasis"/>
          <w:i w:val="0"/>
          <w:iCs w:val="0"/>
          <w:sz w:val="18"/>
          <w:szCs w:val="18"/>
        </w:rPr>
        <w:t xml:space="preserve"> </w:t>
      </w:r>
      <w:r w:rsidRPr="00226E5D">
        <w:rPr>
          <w:rStyle w:val="SubtleEmphasis"/>
          <w:rFonts w:ascii="Cambria Math" w:hAnsi="Cambria Math" w:cs="Cambria Math"/>
          <w:i w:val="0"/>
          <w:iCs w:val="0"/>
          <w:sz w:val="18"/>
          <w:szCs w:val="18"/>
        </w:rPr>
        <w:t>𝑔𝑟𝑜𝑢𝑝</w:t>
      </w:r>
      <w:r w:rsidRPr="00226E5D">
        <w:rPr>
          <w:rStyle w:val="SubtleEmphasis"/>
          <w:i w:val="0"/>
          <w:iCs w:val="0"/>
          <w:sz w:val="18"/>
          <w:szCs w:val="18"/>
        </w:rPr>
        <w:t>) + (</w:t>
      </w:r>
      <w:r w:rsidRPr="00226E5D">
        <w:rPr>
          <w:rStyle w:val="SubtleEmphasis"/>
          <w:rFonts w:ascii="Cambria Math" w:hAnsi="Cambria Math" w:cs="Cambria Math"/>
          <w:i w:val="0"/>
          <w:iCs w:val="0"/>
          <w:sz w:val="18"/>
          <w:szCs w:val="18"/>
        </w:rPr>
        <w:t>𝑟𝑖𝑠𝑘</w:t>
      </w:r>
      <w:r w:rsidRPr="00226E5D">
        <w:rPr>
          <w:rStyle w:val="SubtleEmphasis"/>
          <w:i w:val="0"/>
          <w:iCs w:val="0"/>
          <w:sz w:val="18"/>
          <w:szCs w:val="18"/>
        </w:rPr>
        <w:t xml:space="preserve"> </w:t>
      </w:r>
      <w:r w:rsidRPr="00226E5D">
        <w:rPr>
          <w:rStyle w:val="SubtleEmphasis"/>
          <w:rFonts w:ascii="Cambria Math" w:hAnsi="Cambria Math" w:cs="Cambria Math"/>
          <w:i w:val="0"/>
          <w:iCs w:val="0"/>
          <w:sz w:val="18"/>
          <w:szCs w:val="18"/>
        </w:rPr>
        <w:t>𝑖𝑛</w:t>
      </w:r>
      <w:r w:rsidRPr="00226E5D">
        <w:rPr>
          <w:rStyle w:val="SubtleEmphasis"/>
          <w:i w:val="0"/>
          <w:iCs w:val="0"/>
          <w:sz w:val="18"/>
          <w:szCs w:val="18"/>
        </w:rPr>
        <w:t xml:space="preserve"> </w:t>
      </w:r>
      <w:r w:rsidRPr="00226E5D">
        <w:rPr>
          <w:rStyle w:val="SubtleEmphasis"/>
          <w:rFonts w:ascii="Cambria Math" w:hAnsi="Cambria Math" w:cs="Cambria Math"/>
          <w:i w:val="0"/>
          <w:iCs w:val="0"/>
          <w:sz w:val="18"/>
          <w:szCs w:val="18"/>
        </w:rPr>
        <w:t>𝑐𝑜𝑛𝑡𝑟𝑜𝑙</w:t>
      </w:r>
      <w:r w:rsidRPr="00226E5D">
        <w:rPr>
          <w:rStyle w:val="SubtleEmphasis"/>
          <w:i w:val="0"/>
          <w:iCs w:val="0"/>
          <w:sz w:val="18"/>
          <w:szCs w:val="18"/>
        </w:rPr>
        <w:t xml:space="preserve"> </w:t>
      </w:r>
      <w:r w:rsidRPr="00226E5D">
        <w:rPr>
          <w:rStyle w:val="SubtleEmphasis"/>
          <w:rFonts w:ascii="Cambria Math" w:hAnsi="Cambria Math" w:cs="Cambria Math"/>
          <w:i w:val="0"/>
          <w:iCs w:val="0"/>
          <w:sz w:val="18"/>
          <w:szCs w:val="18"/>
        </w:rPr>
        <w:t>𝑔𝑟𝑜𝑢𝑝</w:t>
      </w:r>
      <w:r w:rsidRPr="00226E5D">
        <w:rPr>
          <w:rStyle w:val="SubtleEmphasis"/>
          <w:i w:val="0"/>
          <w:iCs w:val="0"/>
          <w:sz w:val="18"/>
          <w:szCs w:val="18"/>
        </w:rPr>
        <w:t xml:space="preserve"> × </w:t>
      </w:r>
      <w:r w:rsidRPr="00226E5D">
        <w:rPr>
          <w:rStyle w:val="SubtleEmphasis"/>
          <w:rFonts w:ascii="Cambria Math" w:hAnsi="Cambria Math" w:cs="Cambria Math"/>
          <w:i w:val="0"/>
          <w:iCs w:val="0"/>
          <w:sz w:val="18"/>
          <w:szCs w:val="18"/>
        </w:rPr>
        <w:t>𝑂𝑅</w:t>
      </w:r>
      <w:r w:rsidRPr="00226E5D">
        <w:rPr>
          <w:rStyle w:val="SubtleEmphasis"/>
          <w:i w:val="0"/>
          <w:iCs w:val="0"/>
          <w:sz w:val="18"/>
          <w:szCs w:val="18"/>
        </w:rPr>
        <w:t>)</w:t>
      </w:r>
    </w:p>
    <w:p w14:paraId="0D5DCA70" w14:textId="77777777" w:rsidR="00226E5D" w:rsidRDefault="00226E5D">
      <w:pPr>
        <w:spacing w:line="123" w:lineRule="exact"/>
        <w:ind w:left="1648"/>
        <w:rPr>
          <w:rStyle w:val="Strong"/>
          <w:b w:val="0"/>
          <w:bCs w:val="0"/>
          <w:sz w:val="18"/>
          <w:szCs w:val="18"/>
        </w:rPr>
      </w:pPr>
    </w:p>
    <w:p w14:paraId="3FA69B1F" w14:textId="18B75452" w:rsidR="008942D7" w:rsidRPr="00226E5D" w:rsidRDefault="00000000">
      <w:pPr>
        <w:spacing w:line="123" w:lineRule="exact"/>
        <w:ind w:left="1648"/>
        <w:rPr>
          <w:rStyle w:val="Strong"/>
          <w:b w:val="0"/>
          <w:bCs w:val="0"/>
          <w:sz w:val="16"/>
          <w:szCs w:val="16"/>
        </w:rPr>
      </w:pPr>
      <w:r w:rsidRPr="00226E5D">
        <w:rPr>
          <w:rStyle w:val="Strong"/>
          <w:b w:val="0"/>
          <w:bCs w:val="0"/>
          <w:sz w:val="16"/>
          <w:szCs w:val="16"/>
        </w:rPr>
        <w:t>0.52</w:t>
      </w:r>
    </w:p>
    <w:p w14:paraId="7599CD20" w14:textId="5B6DBFFC" w:rsidR="008942D7" w:rsidRPr="00226E5D" w:rsidRDefault="00226E5D">
      <w:pPr>
        <w:spacing w:line="297" w:lineRule="exact"/>
        <w:ind w:left="808"/>
        <w:rPr>
          <w:rStyle w:val="Strong"/>
          <w:b w:val="0"/>
          <w:bCs w:val="0"/>
          <w:sz w:val="16"/>
          <w:szCs w:val="16"/>
        </w:rPr>
      </w:pPr>
      <w:r w:rsidRPr="00226E5D">
        <w:rPr>
          <w:rStyle w:val="Strong"/>
          <w:b w:val="0"/>
          <w:bCs w:val="0"/>
          <w:noProof/>
          <w:sz w:val="16"/>
          <w:szCs w:val="16"/>
        </w:rPr>
        <mc:AlternateContent>
          <mc:Choice Requires="wps">
            <w:drawing>
              <wp:anchor distT="0" distB="0" distL="0" distR="0" simplePos="0" relativeHeight="487495680" behindDoc="1" locked="0" layoutInCell="1" allowOverlap="1" wp14:anchorId="5303A768" wp14:editId="18658015">
                <wp:simplePos x="0" y="0"/>
                <wp:positionH relativeFrom="page">
                  <wp:posOffset>1243888</wp:posOffset>
                </wp:positionH>
                <wp:positionV relativeFrom="paragraph">
                  <wp:posOffset>52328</wp:posOffset>
                </wp:positionV>
                <wp:extent cx="1062990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29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2990" h="9525">
                              <a:moveTo>
                                <a:pt x="106253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062532" y="9144"/>
                              </a:lnTo>
                              <a:lnTo>
                                <a:pt x="10625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2E3623" id="Graphic 4" o:spid="_x0000_s1026" style="position:absolute;margin-left:97.95pt;margin-top:4.1pt;width:83.7pt;height:.75pt;z-index:-1582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6299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" path="m1062532,l,,,9144r1062532,l1062532,xe" fillcolor="black" stroked="f">
                <v:path arrowok="t"/>
                <w10:wrap anchorx="page"/>
              </v:shape>
            </w:pict>
          </mc:Fallback>
        </mc:AlternateContent>
      </w:r>
      <w:r w:rsidRPr="00226E5D">
        <w:rPr>
          <w:rStyle w:val="Strong"/>
          <w:b w:val="0"/>
          <w:bCs w:val="0"/>
          <w:sz w:val="16"/>
          <w:szCs w:val="16"/>
        </w:rPr>
        <w:t xml:space="preserve">= </w:t>
      </w:r>
      <w:r>
        <w:rPr>
          <w:rStyle w:val="Strong"/>
          <w:b w:val="0"/>
          <w:bCs w:val="0"/>
          <w:sz w:val="16"/>
          <w:szCs w:val="16"/>
        </w:rPr>
        <w:t xml:space="preserve">  </w:t>
      </w:r>
      <w:proofErr w:type="gramStart"/>
      <w:r>
        <w:rPr>
          <w:rStyle w:val="Strong"/>
          <w:b w:val="0"/>
          <w:bCs w:val="0"/>
          <w:sz w:val="16"/>
          <w:szCs w:val="16"/>
        </w:rPr>
        <w:t xml:space="preserve">   </w:t>
      </w:r>
      <w:r w:rsidRPr="00226E5D">
        <w:rPr>
          <w:rStyle w:val="Strong"/>
          <w:b w:val="0"/>
          <w:bCs w:val="0"/>
          <w:sz w:val="16"/>
          <w:szCs w:val="16"/>
        </w:rPr>
        <w:t>(</w:t>
      </w:r>
      <w:proofErr w:type="gramEnd"/>
      <w:r w:rsidRPr="00226E5D">
        <w:rPr>
          <w:rStyle w:val="Strong"/>
          <w:b w:val="0"/>
          <w:bCs w:val="0"/>
          <w:sz w:val="16"/>
          <w:szCs w:val="16"/>
        </w:rPr>
        <w:t>1−0.</w:t>
      </w:r>
      <w:proofErr w:type="gramStart"/>
      <w:r w:rsidRPr="00226E5D">
        <w:rPr>
          <w:rStyle w:val="Strong"/>
          <w:b w:val="0"/>
          <w:bCs w:val="0"/>
          <w:sz w:val="16"/>
          <w:szCs w:val="16"/>
        </w:rPr>
        <w:t>14)+(</w:t>
      </w:r>
      <w:proofErr w:type="gramEnd"/>
      <w:r w:rsidRPr="00226E5D">
        <w:rPr>
          <w:rStyle w:val="Strong"/>
          <w:b w:val="0"/>
          <w:bCs w:val="0"/>
          <w:sz w:val="16"/>
          <w:szCs w:val="16"/>
        </w:rPr>
        <w:t>0.14 ×0.52)</w:t>
      </w:r>
    </w:p>
    <w:p w14:paraId="285F2ECD" w14:textId="77777777" w:rsidR="008942D7" w:rsidRPr="00226E5D" w:rsidRDefault="00000000">
      <w:pPr>
        <w:pStyle w:val="BodyText"/>
        <w:spacing w:line="268" w:lineRule="exact"/>
        <w:ind w:left="808"/>
        <w:rPr>
          <w:rStyle w:val="SubtleEmphasis"/>
          <w:i w:val="0"/>
          <w:iCs w:val="0"/>
        </w:rPr>
      </w:pPr>
      <w:r w:rsidRPr="00226E5D">
        <w:rPr>
          <w:rStyle w:val="SubtleEmphasis"/>
          <w:i w:val="0"/>
          <w:iCs w:val="0"/>
        </w:rPr>
        <w:t>= 0.56</w:t>
      </w:r>
    </w:p>
    <w:p w14:paraId="669330C8" w14:textId="77777777" w:rsidR="008942D7" w:rsidRDefault="008942D7">
      <w:pPr>
        <w:pStyle w:val="BodyText"/>
        <w:ind w:left="0"/>
      </w:pPr>
    </w:p>
    <w:p w14:paraId="37C35F58" w14:textId="77777777" w:rsidR="008942D7" w:rsidRDefault="00000000">
      <w:pPr>
        <w:pStyle w:val="BodyText"/>
        <w:spacing w:before="1"/>
      </w:pPr>
      <w:r>
        <w:t>We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7"/>
        </w:rPr>
        <w:t xml:space="preserve"> </w:t>
      </w:r>
      <w:r>
        <w:t>procedure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calculate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confidence</w:t>
      </w:r>
      <w:r>
        <w:rPr>
          <w:spacing w:val="-4"/>
        </w:rPr>
        <w:t xml:space="preserve"> </w:t>
      </w:r>
      <w:r>
        <w:t>interval</w:t>
      </w:r>
      <w:r>
        <w:rPr>
          <w:spacing w:val="-8"/>
        </w:rPr>
        <w:t xml:space="preserve"> </w:t>
      </w:r>
      <w:r>
        <w:t>(CI)</w:t>
      </w:r>
      <w:r>
        <w:rPr>
          <w:spacing w:val="-5"/>
        </w:rPr>
        <w:t xml:space="preserve"> </w:t>
      </w:r>
      <w:r>
        <w:t>associated</w:t>
      </w:r>
      <w:r>
        <w:rPr>
          <w:spacing w:val="-8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odds</w:t>
      </w:r>
      <w:r>
        <w:rPr>
          <w:spacing w:val="-5"/>
        </w:rPr>
        <w:t xml:space="preserve"> </w:t>
      </w:r>
      <w:r>
        <w:t>ratio, substituting the extremes of the CI (here, 0.28 and 0.96) for the point estimate (here, 0.52).</w:t>
      </w:r>
    </w:p>
    <w:p w14:paraId="5D2D8204" w14:textId="77777777" w:rsidR="008942D7" w:rsidRDefault="00000000" w:rsidP="00226E5D">
      <w:pPr>
        <w:pStyle w:val="ListParagraph"/>
        <w:numPr>
          <w:ilvl w:val="0"/>
          <w:numId w:val="6"/>
        </w:numPr>
        <w:tabs>
          <w:tab w:val="left" w:pos="805"/>
        </w:tabs>
      </w:pPr>
      <w:r>
        <w:t>For</w:t>
      </w:r>
      <w:r w:rsidRPr="00226E5D">
        <w:rPr>
          <w:spacing w:val="-2"/>
        </w:rPr>
        <w:t xml:space="preserve"> </w:t>
      </w:r>
      <w:r>
        <w:t>the</w:t>
      </w:r>
      <w:r w:rsidRPr="00226E5D">
        <w:rPr>
          <w:spacing w:val="-2"/>
        </w:rPr>
        <w:t xml:space="preserve"> </w:t>
      </w:r>
      <w:r>
        <w:t>upper</w:t>
      </w:r>
      <w:r w:rsidRPr="00226E5D">
        <w:rPr>
          <w:spacing w:val="-1"/>
        </w:rPr>
        <w:t xml:space="preserve"> </w:t>
      </w:r>
      <w:r>
        <w:t>limit</w:t>
      </w:r>
      <w:r w:rsidRPr="00226E5D">
        <w:rPr>
          <w:spacing w:val="-4"/>
        </w:rPr>
        <w:t xml:space="preserve"> </w:t>
      </w:r>
      <w:r>
        <w:t>of</w:t>
      </w:r>
      <w:r w:rsidRPr="00226E5D">
        <w:rPr>
          <w:spacing w:val="-4"/>
        </w:rPr>
        <w:t xml:space="preserve"> </w:t>
      </w:r>
      <w:r>
        <w:t>the</w:t>
      </w:r>
      <w:r w:rsidRPr="00226E5D">
        <w:rPr>
          <w:spacing w:val="-1"/>
        </w:rPr>
        <w:t xml:space="preserve"> </w:t>
      </w:r>
      <w:r>
        <w:t>OR</w:t>
      </w:r>
      <w:r w:rsidRPr="00226E5D">
        <w:rPr>
          <w:spacing w:val="-2"/>
        </w:rPr>
        <w:t xml:space="preserve"> </w:t>
      </w:r>
      <w:r>
        <w:t>CI</w:t>
      </w:r>
      <w:r w:rsidRPr="00226E5D">
        <w:rPr>
          <w:spacing w:val="-1"/>
        </w:rPr>
        <w:t xml:space="preserve"> </w:t>
      </w:r>
      <w:r w:rsidRPr="00226E5D">
        <w:rPr>
          <w:spacing w:val="-2"/>
        </w:rPr>
        <w:t>(0.96):</w:t>
      </w:r>
    </w:p>
    <w:p w14:paraId="35E1C57F" w14:textId="77777777" w:rsidR="008942D7" w:rsidRDefault="008942D7">
      <w:pPr>
        <w:pStyle w:val="ListParagraph"/>
        <w:sectPr w:rsidR="008942D7">
          <w:pgSz w:w="11910" w:h="16840"/>
          <w:pgMar w:top="1380" w:right="992" w:bottom="280" w:left="992" w:header="720" w:footer="720" w:gutter="0"/>
          <w:cols w:space="720"/>
        </w:sectPr>
      </w:pPr>
    </w:p>
    <w:p w14:paraId="31625E26" w14:textId="77777777" w:rsidR="008942D7" w:rsidRPr="00226E5D" w:rsidRDefault="00000000">
      <w:pPr>
        <w:pStyle w:val="ListParagraph"/>
        <w:numPr>
          <w:ilvl w:val="1"/>
          <w:numId w:val="4"/>
        </w:numPr>
        <w:tabs>
          <w:tab w:val="left" w:pos="1221"/>
          <w:tab w:val="right" w:pos="2659"/>
        </w:tabs>
        <w:spacing w:line="267" w:lineRule="exact"/>
        <w:rPr>
          <w:rFonts w:ascii="Cambria Math" w:hAnsi="Cambria Math"/>
          <w:position w:val="13"/>
          <w:sz w:val="12"/>
          <w:szCs w:val="18"/>
        </w:rPr>
      </w:pPr>
      <w:r>
        <w:rPr>
          <w:rFonts w:ascii="Cambria Math" w:hAnsi="Cambria Math"/>
          <w:noProof/>
          <w:position w:val="13"/>
          <w:sz w:val="16"/>
        </w:rPr>
        <mc:AlternateContent>
          <mc:Choice Requires="wps">
            <w:drawing>
              <wp:anchor distT="0" distB="0" distL="0" distR="0" simplePos="0" relativeHeight="487496192" behindDoc="1" locked="0" layoutInCell="1" allowOverlap="1" wp14:anchorId="27276B68" wp14:editId="2E504E8C">
                <wp:simplePos x="0" y="0"/>
                <wp:positionH relativeFrom="page">
                  <wp:posOffset>1690370</wp:posOffset>
                </wp:positionH>
                <wp:positionV relativeFrom="paragraph">
                  <wp:posOffset>122773</wp:posOffset>
                </wp:positionV>
                <wp:extent cx="1059815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598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9815" h="9525">
                              <a:moveTo>
                                <a:pt x="105948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059484" y="9144"/>
                              </a:lnTo>
                              <a:lnTo>
                                <a:pt x="1059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EFD97" id="Graphic 5" o:spid="_x0000_s1026" style="position:absolute;margin-left:133.1pt;margin-top:9.65pt;width:83.45pt;height:.75pt;z-index:-1582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5981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" path="m1059484,l,,,9144r1059484,l1059484,xe" fillcolor="black" stroked="f">
                <v:path arrowok="t"/>
                <w10:wrap anchorx="page"/>
              </v:shape>
            </w:pict>
          </mc:Fallback>
        </mc:AlternateContent>
      </w:r>
      <w:r>
        <w:t xml:space="preserve">RR </w:t>
      </w:r>
      <w:r>
        <w:rPr>
          <w:spacing w:val="-10"/>
        </w:rPr>
        <w:t>=</w:t>
      </w:r>
      <w:r>
        <w:rPr>
          <w:rFonts w:ascii="Times New Roman" w:hAnsi="Times New Roman"/>
        </w:rPr>
        <w:tab/>
      </w:r>
      <w:r w:rsidRPr="00226E5D">
        <w:rPr>
          <w:rFonts w:ascii="Cambria Math" w:hAnsi="Cambria Math"/>
          <w:spacing w:val="-4"/>
          <w:position w:val="13"/>
          <w:sz w:val="12"/>
          <w:szCs w:val="18"/>
        </w:rPr>
        <w:t>0.96</w:t>
      </w:r>
    </w:p>
    <w:p w14:paraId="25C29672" w14:textId="664CAB43" w:rsidR="008942D7" w:rsidRPr="00226E5D" w:rsidRDefault="00226E5D">
      <w:pPr>
        <w:spacing w:line="142" w:lineRule="exact"/>
        <w:ind w:left="1670"/>
        <w:rPr>
          <w:rFonts w:ascii="Cambria Math" w:hAnsi="Cambria Math"/>
          <w:sz w:val="14"/>
          <w:szCs w:val="20"/>
        </w:rPr>
      </w:pPr>
      <w:r>
        <w:rPr>
          <w:rFonts w:ascii="Cambria Math" w:hAnsi="Cambria Math"/>
          <w:position w:val="1"/>
          <w:sz w:val="12"/>
          <w:szCs w:val="18"/>
        </w:rPr>
        <w:t xml:space="preserve">       </w:t>
      </w:r>
      <w:r w:rsidRPr="00226E5D">
        <w:rPr>
          <w:rFonts w:ascii="Cambria Math" w:hAnsi="Cambria Math"/>
          <w:position w:val="1"/>
          <w:sz w:val="12"/>
          <w:szCs w:val="18"/>
        </w:rPr>
        <w:t>(</w:t>
      </w:r>
      <w:r w:rsidRPr="00226E5D">
        <w:rPr>
          <w:rFonts w:ascii="Cambria Math" w:hAnsi="Cambria Math"/>
          <w:sz w:val="12"/>
          <w:szCs w:val="18"/>
        </w:rPr>
        <w:t>1−0.</w:t>
      </w:r>
      <w:proofErr w:type="gramStart"/>
      <w:r w:rsidRPr="00226E5D">
        <w:rPr>
          <w:rFonts w:ascii="Cambria Math" w:hAnsi="Cambria Math"/>
          <w:sz w:val="12"/>
          <w:szCs w:val="18"/>
        </w:rPr>
        <w:t>14</w:t>
      </w:r>
      <w:r w:rsidRPr="00226E5D">
        <w:rPr>
          <w:rFonts w:ascii="Cambria Math" w:hAnsi="Cambria Math"/>
          <w:position w:val="1"/>
          <w:sz w:val="12"/>
          <w:szCs w:val="18"/>
        </w:rPr>
        <w:t>)</w:t>
      </w:r>
      <w:r w:rsidRPr="00226E5D">
        <w:rPr>
          <w:rFonts w:ascii="Cambria Math" w:hAnsi="Cambria Math"/>
          <w:sz w:val="12"/>
          <w:szCs w:val="18"/>
        </w:rPr>
        <w:t>+(</w:t>
      </w:r>
      <w:proofErr w:type="gramEnd"/>
      <w:r w:rsidRPr="00226E5D">
        <w:rPr>
          <w:rFonts w:ascii="Cambria Math" w:hAnsi="Cambria Math"/>
          <w:sz w:val="12"/>
          <w:szCs w:val="18"/>
        </w:rPr>
        <w:t>0.14</w:t>
      </w:r>
      <w:r w:rsidRPr="00226E5D">
        <w:rPr>
          <w:rFonts w:ascii="Cambria Math" w:hAnsi="Cambria Math"/>
          <w:spacing w:val="13"/>
          <w:sz w:val="12"/>
          <w:szCs w:val="18"/>
        </w:rPr>
        <w:t xml:space="preserve"> </w:t>
      </w:r>
      <w:r w:rsidRPr="00226E5D">
        <w:rPr>
          <w:rFonts w:ascii="Cambria Math" w:hAnsi="Cambria Math"/>
          <w:spacing w:val="-2"/>
          <w:sz w:val="12"/>
          <w:szCs w:val="18"/>
        </w:rPr>
        <w:t>×0.96</w:t>
      </w:r>
      <w:r w:rsidRPr="00226E5D">
        <w:rPr>
          <w:rFonts w:ascii="Cambria Math" w:hAnsi="Cambria Math"/>
          <w:spacing w:val="-2"/>
          <w:sz w:val="14"/>
          <w:szCs w:val="20"/>
        </w:rPr>
        <w:t>)</w:t>
      </w:r>
    </w:p>
    <w:p w14:paraId="3512678F" w14:textId="77777777" w:rsidR="008942D7" w:rsidRDefault="00000000">
      <w:pPr>
        <w:pStyle w:val="BodyText"/>
        <w:spacing w:before="53"/>
        <w:ind w:left="8"/>
      </w:pPr>
      <w:r w:rsidRPr="00226E5D">
        <w:rPr>
          <w:sz w:val="20"/>
          <w:szCs w:val="20"/>
        </w:rPr>
        <w:br w:type="column"/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0.97</w:t>
      </w:r>
    </w:p>
    <w:p w14:paraId="1E1BB21E" w14:textId="77777777" w:rsidR="008942D7" w:rsidRDefault="008942D7">
      <w:pPr>
        <w:pStyle w:val="BodyText"/>
        <w:sectPr w:rsidR="008942D7">
          <w:type w:val="continuous"/>
          <w:pgSz w:w="11910" w:h="16840"/>
          <w:pgMar w:top="1380" w:right="992" w:bottom="280" w:left="992" w:header="720" w:footer="720" w:gutter="0"/>
          <w:cols w:num="2" w:space="720" w:equalWidth="0">
            <w:col w:w="3341" w:space="40"/>
            <w:col w:w="6545"/>
          </w:cols>
        </w:sectPr>
      </w:pPr>
    </w:p>
    <w:p w14:paraId="278CE238" w14:textId="77777777" w:rsidR="008942D7" w:rsidRDefault="00000000" w:rsidP="00226E5D">
      <w:pPr>
        <w:pStyle w:val="ListParagraph"/>
        <w:numPr>
          <w:ilvl w:val="0"/>
          <w:numId w:val="6"/>
        </w:numPr>
        <w:tabs>
          <w:tab w:val="left" w:pos="805"/>
        </w:tabs>
        <w:spacing w:before="268"/>
      </w:pPr>
      <w:r>
        <w:t>For</w:t>
      </w:r>
      <w:r w:rsidRPr="00226E5D">
        <w:rPr>
          <w:spacing w:val="-3"/>
        </w:rPr>
        <w:t xml:space="preserve"> </w:t>
      </w:r>
      <w:r>
        <w:t>the</w:t>
      </w:r>
      <w:r w:rsidRPr="00226E5D">
        <w:rPr>
          <w:spacing w:val="-3"/>
        </w:rPr>
        <w:t xml:space="preserve"> </w:t>
      </w:r>
      <w:r>
        <w:t>lower</w:t>
      </w:r>
      <w:r w:rsidRPr="00226E5D">
        <w:rPr>
          <w:spacing w:val="-3"/>
        </w:rPr>
        <w:t xml:space="preserve"> </w:t>
      </w:r>
      <w:r>
        <w:t>limit</w:t>
      </w:r>
      <w:r w:rsidRPr="00226E5D">
        <w:rPr>
          <w:spacing w:val="-5"/>
        </w:rPr>
        <w:t xml:space="preserve"> </w:t>
      </w:r>
      <w:r>
        <w:t>of</w:t>
      </w:r>
      <w:r w:rsidRPr="00226E5D">
        <w:rPr>
          <w:spacing w:val="-3"/>
        </w:rPr>
        <w:t xml:space="preserve"> </w:t>
      </w:r>
      <w:r>
        <w:t>the</w:t>
      </w:r>
      <w:r w:rsidRPr="00226E5D">
        <w:rPr>
          <w:spacing w:val="-3"/>
        </w:rPr>
        <w:t xml:space="preserve"> </w:t>
      </w:r>
      <w:r>
        <w:t>OR</w:t>
      </w:r>
      <w:r w:rsidRPr="00226E5D">
        <w:rPr>
          <w:spacing w:val="-3"/>
        </w:rPr>
        <w:t xml:space="preserve"> </w:t>
      </w:r>
      <w:r>
        <w:t>CI</w:t>
      </w:r>
      <w:r w:rsidRPr="00226E5D">
        <w:rPr>
          <w:spacing w:val="-2"/>
        </w:rPr>
        <w:t xml:space="preserve"> (0.28):</w:t>
      </w:r>
    </w:p>
    <w:p w14:paraId="62CF5675" w14:textId="77777777" w:rsidR="00226E5D" w:rsidRDefault="00226E5D" w:rsidP="00226E5D">
      <w:pPr>
        <w:sectPr w:rsidR="00226E5D">
          <w:type w:val="continuous"/>
          <w:pgSz w:w="11910" w:h="16840"/>
          <w:pgMar w:top="1380" w:right="992" w:bottom="280" w:left="992" w:header="720" w:footer="720" w:gutter="0"/>
          <w:cols w:space="720"/>
        </w:sectPr>
      </w:pPr>
    </w:p>
    <w:p w14:paraId="4734B7B8" w14:textId="77777777" w:rsidR="008942D7" w:rsidRPr="00226E5D" w:rsidRDefault="00000000" w:rsidP="00226E5D">
      <w:pPr>
        <w:pStyle w:val="ListParagraph"/>
        <w:numPr>
          <w:ilvl w:val="1"/>
          <w:numId w:val="4"/>
        </w:numPr>
        <w:tabs>
          <w:tab w:val="left" w:pos="1221"/>
          <w:tab w:val="right" w:pos="2666"/>
        </w:tabs>
        <w:spacing w:line="267" w:lineRule="exact"/>
        <w:rPr>
          <w:rFonts w:ascii="Cambria Math" w:hAnsi="Cambria Math"/>
          <w:position w:val="13"/>
          <w:sz w:val="12"/>
          <w:szCs w:val="18"/>
        </w:rPr>
      </w:pPr>
      <w:r>
        <w:rPr>
          <w:rFonts w:ascii="Cambria Math" w:hAnsi="Cambria Math"/>
          <w:noProof/>
          <w:position w:val="13"/>
          <w:sz w:val="16"/>
        </w:rPr>
        <mc:AlternateContent>
          <mc:Choice Requires="wps">
            <w:drawing>
              <wp:anchor distT="0" distB="0" distL="0" distR="0" simplePos="0" relativeHeight="487496704" behindDoc="1" locked="0" layoutInCell="1" allowOverlap="1" wp14:anchorId="59E21B90" wp14:editId="524840D2">
                <wp:simplePos x="0" y="0"/>
                <wp:positionH relativeFrom="page">
                  <wp:posOffset>1690370</wp:posOffset>
                </wp:positionH>
                <wp:positionV relativeFrom="paragraph">
                  <wp:posOffset>122871</wp:posOffset>
                </wp:positionV>
                <wp:extent cx="1062990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29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2990" h="9525">
                              <a:moveTo>
                                <a:pt x="106253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062532" y="9144"/>
                              </a:lnTo>
                              <a:lnTo>
                                <a:pt x="10625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97DE9A" id="Graphic 6" o:spid="_x0000_s1026" style="position:absolute;margin-left:133.1pt;margin-top:9.65pt;width:83.7pt;height:.75pt;z-index:-1581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6299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" path="m1062532,l,,,9144r1062532,l1062532,xe" fillcolor="black" stroked="f">
                <v:path arrowok="t"/>
                <w10:wrap anchorx="page"/>
              </v:shape>
            </w:pict>
          </mc:Fallback>
        </mc:AlternateContent>
      </w:r>
      <w:r>
        <w:t xml:space="preserve">RR </w:t>
      </w:r>
      <w:r>
        <w:rPr>
          <w:spacing w:val="-10"/>
        </w:rPr>
        <w:t>=</w:t>
      </w:r>
      <w:r w:rsidRPr="00226E5D">
        <w:rPr>
          <w:rFonts w:ascii="Times New Roman" w:hAnsi="Times New Roman"/>
          <w:sz w:val="18"/>
          <w:szCs w:val="18"/>
        </w:rPr>
        <w:tab/>
      </w:r>
      <w:r w:rsidRPr="00226E5D">
        <w:rPr>
          <w:rFonts w:ascii="Cambria Math" w:hAnsi="Cambria Math"/>
          <w:spacing w:val="-4"/>
          <w:position w:val="13"/>
          <w:sz w:val="12"/>
          <w:szCs w:val="18"/>
        </w:rPr>
        <w:t>0.28</w:t>
      </w:r>
    </w:p>
    <w:p w14:paraId="4C78F94A" w14:textId="77777777" w:rsidR="008942D7" w:rsidRPr="00226E5D" w:rsidRDefault="00000000" w:rsidP="00226E5D">
      <w:pPr>
        <w:spacing w:line="142" w:lineRule="exact"/>
        <w:ind w:left="1670"/>
        <w:jc w:val="center"/>
        <w:rPr>
          <w:rFonts w:ascii="Cambria Math" w:hAnsi="Cambria Math"/>
          <w:sz w:val="12"/>
          <w:szCs w:val="18"/>
        </w:rPr>
      </w:pPr>
      <w:r w:rsidRPr="00226E5D">
        <w:rPr>
          <w:rFonts w:ascii="Cambria Math" w:hAnsi="Cambria Math"/>
          <w:position w:val="1"/>
          <w:sz w:val="12"/>
          <w:szCs w:val="18"/>
        </w:rPr>
        <w:t>(</w:t>
      </w:r>
      <w:r w:rsidRPr="00226E5D">
        <w:rPr>
          <w:rFonts w:ascii="Cambria Math" w:hAnsi="Cambria Math"/>
          <w:sz w:val="12"/>
          <w:szCs w:val="18"/>
        </w:rPr>
        <w:t>1−0.</w:t>
      </w:r>
      <w:proofErr w:type="gramStart"/>
      <w:r w:rsidRPr="00226E5D">
        <w:rPr>
          <w:rFonts w:ascii="Cambria Math" w:hAnsi="Cambria Math"/>
          <w:sz w:val="12"/>
          <w:szCs w:val="18"/>
        </w:rPr>
        <w:t>14</w:t>
      </w:r>
      <w:r w:rsidRPr="00226E5D">
        <w:rPr>
          <w:rFonts w:ascii="Cambria Math" w:hAnsi="Cambria Math"/>
          <w:position w:val="1"/>
          <w:sz w:val="12"/>
          <w:szCs w:val="18"/>
        </w:rPr>
        <w:t>)</w:t>
      </w:r>
      <w:r w:rsidRPr="00226E5D">
        <w:rPr>
          <w:rFonts w:ascii="Cambria Math" w:hAnsi="Cambria Math"/>
          <w:sz w:val="12"/>
          <w:szCs w:val="18"/>
        </w:rPr>
        <w:t>+(</w:t>
      </w:r>
      <w:proofErr w:type="gramEnd"/>
      <w:r w:rsidRPr="00226E5D">
        <w:rPr>
          <w:rFonts w:ascii="Cambria Math" w:hAnsi="Cambria Math"/>
          <w:sz w:val="12"/>
          <w:szCs w:val="18"/>
        </w:rPr>
        <w:t>0.14</w:t>
      </w:r>
      <w:r w:rsidRPr="00226E5D">
        <w:rPr>
          <w:rFonts w:ascii="Cambria Math" w:hAnsi="Cambria Math"/>
          <w:spacing w:val="13"/>
          <w:sz w:val="12"/>
          <w:szCs w:val="18"/>
        </w:rPr>
        <w:t xml:space="preserve"> </w:t>
      </w:r>
      <w:r w:rsidRPr="00226E5D">
        <w:rPr>
          <w:rFonts w:ascii="Cambria Math" w:hAnsi="Cambria Math"/>
          <w:spacing w:val="-2"/>
          <w:sz w:val="12"/>
          <w:szCs w:val="18"/>
        </w:rPr>
        <w:t>×0.28)</w:t>
      </w:r>
    </w:p>
    <w:p w14:paraId="580077DA" w14:textId="77777777" w:rsidR="008942D7" w:rsidRDefault="00000000">
      <w:pPr>
        <w:pStyle w:val="BodyText"/>
        <w:spacing w:before="53"/>
        <w:ind w:left="8"/>
      </w:pPr>
      <w:r>
        <w:br w:type="column"/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0.31</w:t>
      </w:r>
    </w:p>
    <w:p w14:paraId="2502DC95" w14:textId="77777777" w:rsidR="008942D7" w:rsidRDefault="008942D7">
      <w:pPr>
        <w:pStyle w:val="BodyText"/>
        <w:sectPr w:rsidR="008942D7">
          <w:type w:val="continuous"/>
          <w:pgSz w:w="11910" w:h="16840"/>
          <w:pgMar w:top="1380" w:right="992" w:bottom="280" w:left="992" w:header="720" w:footer="720" w:gutter="0"/>
          <w:cols w:num="2" w:space="720" w:equalWidth="0">
            <w:col w:w="3346" w:space="40"/>
            <w:col w:w="6540"/>
          </w:cols>
        </w:sectPr>
      </w:pPr>
    </w:p>
    <w:p w14:paraId="79D519AA" w14:textId="77777777" w:rsidR="008942D7" w:rsidRDefault="00000000">
      <w:pPr>
        <w:pStyle w:val="BodyText"/>
        <w:ind w:right="131"/>
      </w:pPr>
      <w:r>
        <w:t>Now</w:t>
      </w:r>
      <w:r>
        <w:rPr>
          <w:spacing w:val="-3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RRs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point</w:t>
      </w:r>
      <w:r>
        <w:rPr>
          <w:spacing w:val="-5"/>
        </w:rPr>
        <w:t xml:space="preserve"> </w:t>
      </w:r>
      <w:r>
        <w:t>estimate</w:t>
      </w:r>
      <w:r>
        <w:rPr>
          <w:spacing w:val="-3"/>
        </w:rPr>
        <w:t xml:space="preserve"> </w:t>
      </w:r>
      <w:r>
        <w:t>(0.58)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associated</w:t>
      </w:r>
      <w:r>
        <w:rPr>
          <w:spacing w:val="-3"/>
        </w:rPr>
        <w:t xml:space="preserve"> </w:t>
      </w:r>
      <w:r>
        <w:t>confidence</w:t>
      </w:r>
      <w:r>
        <w:rPr>
          <w:spacing w:val="-3"/>
        </w:rPr>
        <w:t xml:space="preserve"> </w:t>
      </w:r>
      <w:r>
        <w:t>interval</w:t>
      </w:r>
      <w:r>
        <w:rPr>
          <w:spacing w:val="-3"/>
        </w:rPr>
        <w:t xml:space="preserve"> </w:t>
      </w:r>
      <w:r>
        <w:t>(0.31 –</w:t>
      </w:r>
      <w:r>
        <w:rPr>
          <w:spacing w:val="-5"/>
        </w:rPr>
        <w:t xml:space="preserve"> </w:t>
      </w:r>
      <w:r>
        <w:t>0.97)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 risk in the control group (estimated as the median risk in placebo groups) of 14%.</w:t>
      </w:r>
    </w:p>
    <w:p w14:paraId="7F469148" w14:textId="77777777" w:rsidR="008942D7" w:rsidRDefault="00000000">
      <w:pPr>
        <w:pStyle w:val="ListParagraph"/>
        <w:numPr>
          <w:ilvl w:val="0"/>
          <w:numId w:val="4"/>
        </w:numPr>
        <w:tabs>
          <w:tab w:val="left" w:pos="805"/>
        </w:tabs>
        <w:ind w:left="805" w:hanging="357"/>
      </w:pPr>
      <w:r>
        <w:t>Risk</w:t>
      </w:r>
      <w:r>
        <w:rPr>
          <w:spacing w:val="-7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intervention</w:t>
      </w:r>
      <w:r>
        <w:rPr>
          <w:spacing w:val="-5"/>
        </w:rPr>
        <w:t xml:space="preserve"> </w:t>
      </w:r>
      <w:r>
        <w:t>(</w:t>
      </w:r>
      <w:r>
        <w:rPr>
          <w:i/>
        </w:rPr>
        <w:t>corresponding</w:t>
      </w:r>
      <w:r>
        <w:rPr>
          <w:i/>
          <w:spacing w:val="-5"/>
        </w:rPr>
        <w:t xml:space="preserve"> </w:t>
      </w:r>
      <w:r>
        <w:rPr>
          <w:i/>
        </w:rPr>
        <w:t>risk)</w:t>
      </w:r>
      <w:r>
        <w:rPr>
          <w:i/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RR</w:t>
      </w:r>
      <w:r>
        <w:rPr>
          <w:spacing w:val="-4"/>
        </w:rPr>
        <w:t xml:space="preserve"> </w:t>
      </w:r>
      <w:r>
        <w:t>x</w:t>
      </w:r>
      <w:r>
        <w:rPr>
          <w:spacing w:val="-6"/>
        </w:rPr>
        <w:t xml:space="preserve"> </w:t>
      </w:r>
      <w:r>
        <w:t>Risk</w:t>
      </w:r>
      <w:r>
        <w:rPr>
          <w:spacing w:val="-8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control</w:t>
      </w:r>
    </w:p>
    <w:p w14:paraId="5140612E" w14:textId="77777777" w:rsidR="008942D7" w:rsidRDefault="00000000">
      <w:pPr>
        <w:pStyle w:val="BodyText"/>
        <w:spacing w:before="1"/>
        <w:ind w:left="808"/>
      </w:pPr>
      <w:r>
        <w:t>=</w:t>
      </w:r>
      <w:r>
        <w:rPr>
          <w:spacing w:val="-2"/>
        </w:rPr>
        <w:t xml:space="preserve"> </w:t>
      </w:r>
      <w:r>
        <w:t>0.56</w:t>
      </w:r>
      <w:r>
        <w:rPr>
          <w:spacing w:val="-2"/>
        </w:rPr>
        <w:t xml:space="preserve"> </w:t>
      </w:r>
      <w:r>
        <w:t>x</w:t>
      </w:r>
      <w:r>
        <w:rPr>
          <w:spacing w:val="-1"/>
        </w:rPr>
        <w:t xml:space="preserve"> </w:t>
      </w:r>
      <w:r>
        <w:rPr>
          <w:spacing w:val="-5"/>
        </w:rPr>
        <w:t>14%</w:t>
      </w:r>
    </w:p>
    <w:p w14:paraId="2DDCFC73" w14:textId="77777777" w:rsidR="008942D7" w:rsidRDefault="00000000">
      <w:pPr>
        <w:pStyle w:val="BodyText"/>
        <w:ind w:left="808"/>
      </w:pPr>
      <w:r>
        <w:t xml:space="preserve">= </w:t>
      </w:r>
      <w:r>
        <w:rPr>
          <w:spacing w:val="-4"/>
        </w:rPr>
        <w:t>7.8%</w:t>
      </w:r>
    </w:p>
    <w:p w14:paraId="11CDA059" w14:textId="77777777" w:rsidR="008942D7" w:rsidRDefault="00000000">
      <w:pPr>
        <w:pStyle w:val="ListParagraph"/>
        <w:numPr>
          <w:ilvl w:val="0"/>
          <w:numId w:val="4"/>
        </w:numPr>
        <w:tabs>
          <w:tab w:val="left" w:pos="805"/>
        </w:tabs>
        <w:spacing w:before="267"/>
        <w:ind w:left="805" w:hanging="357"/>
      </w:pPr>
      <w:r>
        <w:t>Risk</w:t>
      </w:r>
      <w:r>
        <w:rPr>
          <w:spacing w:val="-4"/>
        </w:rPr>
        <w:t xml:space="preserve"> </w:t>
      </w:r>
      <w:r>
        <w:t>difference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intervention</w:t>
      </w:r>
    </w:p>
    <w:p w14:paraId="188D1E46" w14:textId="77777777" w:rsidR="008942D7" w:rsidRDefault="00000000">
      <w:pPr>
        <w:pStyle w:val="BodyText"/>
        <w:ind w:left="808"/>
      </w:pPr>
      <w:r>
        <w:t>=</w:t>
      </w:r>
      <w:r>
        <w:rPr>
          <w:spacing w:val="-1"/>
        </w:rPr>
        <w:t xml:space="preserve"> </w:t>
      </w:r>
      <w:r>
        <w:t>14%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4"/>
        </w:rPr>
        <w:t>7.8%</w:t>
      </w:r>
    </w:p>
    <w:p w14:paraId="78CF0FC9" w14:textId="77777777" w:rsidR="008942D7" w:rsidRDefault="00000000">
      <w:pPr>
        <w:pStyle w:val="BodyText"/>
        <w:ind w:left="808"/>
      </w:pPr>
      <w:r>
        <w:t xml:space="preserve">= </w:t>
      </w:r>
      <w:r>
        <w:rPr>
          <w:spacing w:val="-4"/>
        </w:rPr>
        <w:t>6.2%</w:t>
      </w:r>
    </w:p>
    <w:p w14:paraId="3A9D803D" w14:textId="77777777" w:rsidR="008942D7" w:rsidRDefault="008942D7">
      <w:pPr>
        <w:pStyle w:val="BodyText"/>
        <w:ind w:left="0"/>
      </w:pPr>
    </w:p>
    <w:p w14:paraId="474D857E" w14:textId="77777777" w:rsidR="008942D7" w:rsidRDefault="00000000">
      <w:pPr>
        <w:pStyle w:val="BodyText"/>
      </w:pPr>
      <w:r>
        <w:t>We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t>procedure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calculate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confidence</w:t>
      </w:r>
      <w:r>
        <w:rPr>
          <w:spacing w:val="-4"/>
        </w:rPr>
        <w:t xml:space="preserve"> </w:t>
      </w:r>
      <w:r>
        <w:t>interval</w:t>
      </w:r>
      <w:r>
        <w:rPr>
          <w:spacing w:val="-4"/>
        </w:rPr>
        <w:t xml:space="preserve"> </w:t>
      </w:r>
      <w:r>
        <w:t>(CI)</w:t>
      </w:r>
      <w:r>
        <w:rPr>
          <w:spacing w:val="-7"/>
        </w:rPr>
        <w:t xml:space="preserve"> </w:t>
      </w:r>
      <w:r>
        <w:t>associated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risk difference, substituting the extremes of the CI (here, 0.31 and 0.97) for the point estimate (here, 0.56).</w:t>
      </w:r>
    </w:p>
    <w:p w14:paraId="04070ABE" w14:textId="77777777" w:rsidR="008942D7" w:rsidRDefault="00000000">
      <w:pPr>
        <w:pStyle w:val="ListParagraph"/>
        <w:numPr>
          <w:ilvl w:val="0"/>
          <w:numId w:val="4"/>
        </w:numPr>
        <w:tabs>
          <w:tab w:val="left" w:pos="805"/>
        </w:tabs>
        <w:spacing w:before="1" w:line="268" w:lineRule="exact"/>
        <w:ind w:left="805" w:hanging="357"/>
      </w:pP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upper</w:t>
      </w:r>
      <w:r>
        <w:rPr>
          <w:spacing w:val="-1"/>
        </w:rPr>
        <w:t xml:space="preserve"> </w:t>
      </w:r>
      <w:r>
        <w:t>limit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RR</w:t>
      </w:r>
      <w:r>
        <w:rPr>
          <w:spacing w:val="-2"/>
        </w:rPr>
        <w:t xml:space="preserve"> </w:t>
      </w:r>
      <w:r>
        <w:t>CI</w:t>
      </w:r>
      <w:r>
        <w:rPr>
          <w:spacing w:val="-1"/>
        </w:rPr>
        <w:t xml:space="preserve"> </w:t>
      </w:r>
      <w:r>
        <w:rPr>
          <w:spacing w:val="-2"/>
        </w:rPr>
        <w:t>(0.97):</w:t>
      </w:r>
    </w:p>
    <w:p w14:paraId="1D33D7F1" w14:textId="77777777" w:rsidR="008942D7" w:rsidRDefault="00000000">
      <w:pPr>
        <w:pStyle w:val="ListParagraph"/>
        <w:numPr>
          <w:ilvl w:val="1"/>
          <w:numId w:val="4"/>
        </w:numPr>
        <w:tabs>
          <w:tab w:val="left" w:pos="1221"/>
        </w:tabs>
        <w:spacing w:line="279" w:lineRule="exact"/>
      </w:pPr>
      <w:r>
        <w:t>Risk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intervention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0.97</w:t>
      </w:r>
      <w:r>
        <w:rPr>
          <w:spacing w:val="-3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14%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13.6%</w:t>
      </w:r>
    </w:p>
    <w:p w14:paraId="68F005E0" w14:textId="77777777" w:rsidR="008942D7" w:rsidRDefault="00000000">
      <w:pPr>
        <w:pStyle w:val="ListParagraph"/>
        <w:numPr>
          <w:ilvl w:val="1"/>
          <w:numId w:val="4"/>
        </w:numPr>
        <w:tabs>
          <w:tab w:val="left" w:pos="1221"/>
        </w:tabs>
        <w:spacing w:before="1"/>
      </w:pPr>
      <w:r>
        <w:t>Risk</w:t>
      </w:r>
      <w:r>
        <w:rPr>
          <w:spacing w:val="-6"/>
        </w:rPr>
        <w:t xml:space="preserve"> </w:t>
      </w:r>
      <w:r>
        <w:t>difference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intervention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14%</w:t>
      </w:r>
      <w:r>
        <w:rPr>
          <w:spacing w:val="-3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13.6%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0.4%</w:t>
      </w:r>
    </w:p>
    <w:p w14:paraId="5B1E4D99" w14:textId="77777777" w:rsidR="008942D7" w:rsidRDefault="008942D7">
      <w:pPr>
        <w:pStyle w:val="BodyText"/>
        <w:ind w:left="0"/>
      </w:pPr>
    </w:p>
    <w:p w14:paraId="3493BDA6" w14:textId="77777777" w:rsidR="008942D7" w:rsidRDefault="00000000">
      <w:pPr>
        <w:pStyle w:val="ListParagraph"/>
        <w:numPr>
          <w:ilvl w:val="0"/>
          <w:numId w:val="4"/>
        </w:numPr>
        <w:tabs>
          <w:tab w:val="left" w:pos="805"/>
        </w:tabs>
        <w:spacing w:before="1"/>
        <w:ind w:left="805" w:hanging="357"/>
      </w:pP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lower</w:t>
      </w:r>
      <w:r>
        <w:rPr>
          <w:spacing w:val="-3"/>
        </w:rPr>
        <w:t xml:space="preserve"> </w:t>
      </w:r>
      <w:r>
        <w:t>limit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RR</w:t>
      </w:r>
      <w:r>
        <w:rPr>
          <w:spacing w:val="-3"/>
        </w:rPr>
        <w:t xml:space="preserve"> </w:t>
      </w:r>
      <w:r>
        <w:t>CI</w:t>
      </w:r>
      <w:r>
        <w:rPr>
          <w:spacing w:val="-2"/>
        </w:rPr>
        <w:t xml:space="preserve"> (0.31):</w:t>
      </w:r>
    </w:p>
    <w:p w14:paraId="22DF65B2" w14:textId="77777777" w:rsidR="008942D7" w:rsidRDefault="00000000">
      <w:pPr>
        <w:pStyle w:val="ListParagraph"/>
        <w:numPr>
          <w:ilvl w:val="1"/>
          <w:numId w:val="4"/>
        </w:numPr>
        <w:tabs>
          <w:tab w:val="left" w:pos="1221"/>
        </w:tabs>
      </w:pPr>
      <w:r>
        <w:t>Risk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intervention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0.31</w:t>
      </w:r>
      <w:r>
        <w:rPr>
          <w:spacing w:val="-3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14%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4.3%</w:t>
      </w:r>
    </w:p>
    <w:p w14:paraId="6F4D0FB7" w14:textId="77777777" w:rsidR="008942D7" w:rsidRDefault="00000000">
      <w:pPr>
        <w:pStyle w:val="ListParagraph"/>
        <w:numPr>
          <w:ilvl w:val="1"/>
          <w:numId w:val="4"/>
        </w:numPr>
        <w:tabs>
          <w:tab w:val="left" w:pos="1221"/>
        </w:tabs>
        <w:spacing w:before="1"/>
        <w:ind w:left="808" w:right="1649" w:firstLine="57"/>
      </w:pPr>
      <w:r>
        <w:t>Risk</w:t>
      </w:r>
      <w:r>
        <w:rPr>
          <w:spacing w:val="-3"/>
        </w:rPr>
        <w:t xml:space="preserve"> </w:t>
      </w:r>
      <w:r>
        <w:t>difference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intervention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14%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4.3%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9.7% Risk difference is: 6.2% (95% CI: 0.4% to 9.7%).</w:t>
      </w:r>
    </w:p>
    <w:p w14:paraId="7A60C634" w14:textId="77777777" w:rsidR="008942D7" w:rsidRDefault="008942D7">
      <w:pPr>
        <w:pStyle w:val="ListParagraph"/>
        <w:sectPr w:rsidR="008942D7">
          <w:type w:val="continuous"/>
          <w:pgSz w:w="11910" w:h="16840"/>
          <w:pgMar w:top="1380" w:right="992" w:bottom="280" w:left="992" w:header="720" w:footer="720" w:gutter="0"/>
          <w:cols w:space="720"/>
        </w:sectPr>
      </w:pPr>
    </w:p>
    <w:p w14:paraId="6DA0BA4A" w14:textId="77777777" w:rsidR="008942D7" w:rsidRDefault="00000000">
      <w:pPr>
        <w:spacing w:before="41"/>
        <w:ind w:left="87"/>
        <w:rPr>
          <w:i/>
        </w:rPr>
      </w:pPr>
      <w:r>
        <w:rPr>
          <w:i/>
        </w:rPr>
        <w:lastRenderedPageBreak/>
        <w:t>Example</w:t>
      </w:r>
      <w:r>
        <w:rPr>
          <w:i/>
          <w:spacing w:val="-10"/>
        </w:rPr>
        <w:t xml:space="preserve"> 3</w:t>
      </w:r>
    </w:p>
    <w:p w14:paraId="4A179D65" w14:textId="77777777" w:rsidR="008942D7" w:rsidRDefault="00000000">
      <w:pPr>
        <w:pStyle w:val="BodyText"/>
        <w:ind w:right="98"/>
      </w:pPr>
      <w:r>
        <w:t>The hazard ratio (HR) of survival in patients with advanced hepatocellular carcinoma (n = 602) comparing sorafenib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placebo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0.69</w:t>
      </w:r>
      <w:r>
        <w:rPr>
          <w:spacing w:val="-7"/>
        </w:rPr>
        <w:t xml:space="preserve"> </w:t>
      </w:r>
      <w:r>
        <w:t>(95%</w:t>
      </w:r>
      <w:r>
        <w:rPr>
          <w:spacing w:val="-4"/>
        </w:rPr>
        <w:t xml:space="preserve"> </w:t>
      </w:r>
      <w:r>
        <w:t>CI</w:t>
      </w:r>
      <w:r>
        <w:rPr>
          <w:spacing w:val="-7"/>
        </w:rPr>
        <w:t xml:space="preserve"> </w:t>
      </w:r>
      <w:r>
        <w:t>0.55</w:t>
      </w:r>
      <w:r>
        <w:rPr>
          <w:rFonts w:ascii="SimSun" w:hAnsi="SimSun"/>
        </w:rPr>
        <w:t>–</w:t>
      </w:r>
      <w:r>
        <w:t>0.87).</w:t>
      </w:r>
      <w:r>
        <w:rPr>
          <w:vertAlign w:val="superscript"/>
        </w:rPr>
        <w:t>4</w:t>
      </w:r>
      <w:r>
        <w:rPr>
          <w:spacing w:val="-6"/>
        </w:rPr>
        <w:t xml:space="preserve"> </w:t>
      </w:r>
      <w:r>
        <w:t>Patients</w:t>
      </w:r>
      <w:r>
        <w:rPr>
          <w:spacing w:val="-4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followed</w:t>
      </w:r>
      <w:r>
        <w:rPr>
          <w:spacing w:val="-5"/>
        </w:rPr>
        <w:t xml:space="preserve"> </w:t>
      </w:r>
      <w:r>
        <w:t>up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17</w:t>
      </w:r>
      <w:r>
        <w:rPr>
          <w:spacing w:val="-5"/>
        </w:rPr>
        <w:t xml:space="preserve"> </w:t>
      </w:r>
      <w:r>
        <w:t>months.</w:t>
      </w:r>
      <w:r>
        <w:rPr>
          <w:spacing w:val="-6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 xml:space="preserve">present two calculations. The first calculation relates to </w:t>
      </w:r>
      <w:r>
        <w:rPr>
          <w:i/>
        </w:rPr>
        <w:t>event-free survival</w:t>
      </w:r>
      <w:r>
        <w:t xml:space="preserve">. The second calculation relates to an </w:t>
      </w:r>
      <w:r>
        <w:rPr>
          <w:i/>
        </w:rPr>
        <w:t>event</w:t>
      </w:r>
      <w:r>
        <w:t>, i.e. death in this example.</w:t>
      </w:r>
    </w:p>
    <w:p w14:paraId="06FE16EB" w14:textId="77777777" w:rsidR="008942D7" w:rsidRDefault="00000000">
      <w:pPr>
        <w:pStyle w:val="BodyText"/>
        <w:spacing w:before="267"/>
      </w:pPr>
      <w:r>
        <w:t>The</w:t>
      </w:r>
      <w:r>
        <w:rPr>
          <w:spacing w:val="-8"/>
        </w:rPr>
        <w:t xml:space="preserve"> </w:t>
      </w:r>
      <w:r>
        <w:t>proportion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event-free</w:t>
      </w:r>
      <w:r>
        <w:rPr>
          <w:spacing w:val="-5"/>
        </w:rPr>
        <w:t xml:space="preserve"> </w:t>
      </w:r>
      <w:r>
        <w:t>patients</w:t>
      </w:r>
      <w:r>
        <w:rPr>
          <w:spacing w:val="-5"/>
        </w:rPr>
        <w:t xml:space="preserve"> </w:t>
      </w:r>
      <w:r>
        <w:t>up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about</w:t>
      </w:r>
      <w:r>
        <w:rPr>
          <w:spacing w:val="-7"/>
        </w:rPr>
        <w:t xml:space="preserve"> </w:t>
      </w:r>
      <w:r>
        <w:rPr>
          <w:i/>
        </w:rPr>
        <w:t>eight</w:t>
      </w:r>
      <w:r>
        <w:rPr>
          <w:i/>
          <w:spacing w:val="-4"/>
        </w:rPr>
        <w:t xml:space="preserve"> </w:t>
      </w:r>
      <w:r>
        <w:t>months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group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0.50</w:t>
      </w:r>
      <w:r>
        <w:rPr>
          <w:spacing w:val="-5"/>
        </w:rPr>
        <w:t xml:space="preserve"> </w:t>
      </w:r>
      <w:r>
        <w:rPr>
          <w:spacing w:val="-2"/>
        </w:rPr>
        <w:t>(50%).</w:t>
      </w:r>
    </w:p>
    <w:p w14:paraId="5CC1E613" w14:textId="77777777" w:rsidR="008942D7" w:rsidRDefault="00000000">
      <w:pPr>
        <w:pStyle w:val="BodyText"/>
        <w:ind w:right="98"/>
      </w:pPr>
      <w:r>
        <w:t>To</w:t>
      </w:r>
      <w:r>
        <w:rPr>
          <w:spacing w:val="-6"/>
        </w:rPr>
        <w:t xml:space="preserve"> </w:t>
      </w:r>
      <w:r>
        <w:t>convert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hazard</w:t>
      </w:r>
      <w:r>
        <w:rPr>
          <w:spacing w:val="-8"/>
        </w:rPr>
        <w:t xml:space="preserve"> </w:t>
      </w:r>
      <w:r>
        <w:t>ratio</w:t>
      </w:r>
      <w:r>
        <w:rPr>
          <w:spacing w:val="-6"/>
        </w:rPr>
        <w:t xml:space="preserve"> </w:t>
      </w:r>
      <w:r>
        <w:t>(HR)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proportion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event-free</w:t>
      </w:r>
      <w:r>
        <w:rPr>
          <w:spacing w:val="-7"/>
        </w:rPr>
        <w:t xml:space="preserve"> </w:t>
      </w:r>
      <w:r>
        <w:t>patients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intervention</w:t>
      </w:r>
      <w:r>
        <w:rPr>
          <w:spacing w:val="-8"/>
        </w:rPr>
        <w:t xml:space="preserve"> </w:t>
      </w:r>
      <w:r>
        <w:t>group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next formula</w:t>
      </w:r>
      <w:r>
        <w:rPr>
          <w:vertAlign w:val="superscript"/>
        </w:rPr>
        <w:t>5</w:t>
      </w:r>
      <w:r>
        <w:t xml:space="preserve"> can be used:</w:t>
      </w:r>
    </w:p>
    <w:p w14:paraId="15A4434B" w14:textId="77777777" w:rsidR="008942D7" w:rsidRDefault="00000000">
      <w:pPr>
        <w:pStyle w:val="ListParagraph"/>
        <w:numPr>
          <w:ilvl w:val="0"/>
          <w:numId w:val="3"/>
        </w:numPr>
        <w:tabs>
          <w:tab w:val="left" w:pos="805"/>
        </w:tabs>
        <w:spacing w:before="34" w:line="165" w:lineRule="auto"/>
        <w:ind w:left="805" w:hanging="357"/>
        <w:rPr>
          <w:b/>
          <w:position w:val="-7"/>
        </w:rPr>
      </w:pPr>
      <w:r>
        <w:rPr>
          <w:w w:val="105"/>
          <w:position w:val="-7"/>
        </w:rPr>
        <w:t>Proportion</w:t>
      </w:r>
      <w:r>
        <w:rPr>
          <w:spacing w:val="-11"/>
          <w:w w:val="105"/>
          <w:position w:val="-7"/>
        </w:rPr>
        <w:t xml:space="preserve"> </w:t>
      </w:r>
      <w:r>
        <w:rPr>
          <w:w w:val="105"/>
          <w:position w:val="-7"/>
        </w:rPr>
        <w:t>with</w:t>
      </w:r>
      <w:r>
        <w:rPr>
          <w:spacing w:val="-7"/>
          <w:w w:val="105"/>
          <w:position w:val="-7"/>
        </w:rPr>
        <w:t xml:space="preserve"> </w:t>
      </w:r>
      <w:r>
        <w:rPr>
          <w:w w:val="105"/>
          <w:position w:val="-7"/>
        </w:rPr>
        <w:t>intervention</w:t>
      </w:r>
      <w:r>
        <w:rPr>
          <w:spacing w:val="-9"/>
          <w:w w:val="105"/>
          <w:position w:val="-7"/>
        </w:rPr>
        <w:t xml:space="preserve"> </w:t>
      </w:r>
      <w:r>
        <w:rPr>
          <w:w w:val="105"/>
          <w:position w:val="-7"/>
        </w:rPr>
        <w:t>=</w:t>
      </w:r>
      <w:r>
        <w:rPr>
          <w:spacing w:val="-6"/>
          <w:w w:val="105"/>
          <w:position w:val="-7"/>
        </w:rPr>
        <w:t xml:space="preserve"> </w:t>
      </w:r>
      <w:r>
        <w:rPr>
          <w:rFonts w:ascii="Cambria Math" w:eastAsia="Cambria Math" w:hAnsi="Cambria Math"/>
          <w:w w:val="105"/>
          <w:position w:val="-7"/>
        </w:rPr>
        <w:t>𝑒</w:t>
      </w:r>
      <w:r>
        <w:rPr>
          <w:rFonts w:ascii="Cambria Math" w:eastAsia="Cambria Math" w:hAnsi="Cambria Math"/>
          <w:w w:val="105"/>
          <w:sz w:val="16"/>
        </w:rPr>
        <w:t>ln</w:t>
      </w:r>
      <w:r>
        <w:rPr>
          <w:rFonts w:ascii="Cambria Math" w:eastAsia="Cambria Math" w:hAnsi="Cambria Math"/>
          <w:spacing w:val="-6"/>
          <w:w w:val="105"/>
          <w:sz w:val="16"/>
        </w:rPr>
        <w:t xml:space="preserve"> </w:t>
      </w:r>
      <w:r>
        <w:rPr>
          <w:rFonts w:ascii="Cambria Math" w:eastAsia="Cambria Math" w:hAnsi="Cambria Math"/>
          <w:w w:val="105"/>
          <w:sz w:val="16"/>
        </w:rPr>
        <w:t>(𝑐𝑜𝑛𝑡𝑟𝑜𝑙 𝑔𝑟𝑜𝑢𝑝</w:t>
      </w:r>
      <w:r>
        <w:rPr>
          <w:rFonts w:ascii="Cambria Math" w:eastAsia="Cambria Math" w:hAnsi="Cambria Math"/>
          <w:spacing w:val="-5"/>
          <w:w w:val="105"/>
          <w:sz w:val="16"/>
        </w:rPr>
        <w:t xml:space="preserve"> </w:t>
      </w:r>
      <w:r>
        <w:rPr>
          <w:rFonts w:ascii="Cambria Math" w:eastAsia="Cambria Math" w:hAnsi="Cambria Math"/>
          <w:w w:val="105"/>
          <w:sz w:val="16"/>
        </w:rPr>
        <w:t>𝑒𝑣𝑒𝑛𝑡−𝑓𝑟𝑒𝑒</w:t>
      </w:r>
      <w:r>
        <w:rPr>
          <w:rFonts w:ascii="Cambria Math" w:eastAsia="Cambria Math" w:hAnsi="Cambria Math"/>
          <w:spacing w:val="-2"/>
          <w:w w:val="105"/>
          <w:sz w:val="16"/>
        </w:rPr>
        <w:t xml:space="preserve"> </w:t>
      </w:r>
      <w:r>
        <w:rPr>
          <w:rFonts w:ascii="Cambria Math" w:eastAsia="Cambria Math" w:hAnsi="Cambria Math"/>
          <w:w w:val="105"/>
          <w:sz w:val="16"/>
        </w:rPr>
        <w:t>𝑝𝑟𝑜𝑝𝑜𝑟𝑡𝑖𝑜𝑛)</w:t>
      </w:r>
      <w:r>
        <w:rPr>
          <w:rFonts w:ascii="Cambria Math" w:eastAsia="Cambria Math" w:hAnsi="Cambria Math"/>
          <w:spacing w:val="-4"/>
          <w:w w:val="105"/>
          <w:sz w:val="16"/>
        </w:rPr>
        <w:t xml:space="preserve"> </w:t>
      </w:r>
      <w:r>
        <w:rPr>
          <w:rFonts w:ascii="Cambria Math" w:eastAsia="Cambria Math" w:hAnsi="Cambria Math"/>
          <w:spacing w:val="-5"/>
          <w:w w:val="105"/>
          <w:sz w:val="16"/>
        </w:rPr>
        <w:t>×𝐻𝑅</w:t>
      </w:r>
    </w:p>
    <w:p w14:paraId="59B6464C" w14:textId="77777777" w:rsidR="008942D7" w:rsidRDefault="00000000">
      <w:pPr>
        <w:spacing w:before="72" w:line="172" w:lineRule="auto"/>
        <w:ind w:left="808"/>
        <w:rPr>
          <w:rFonts w:ascii="Cambria Math" w:eastAsia="Cambria Math" w:hAnsi="Cambria Math"/>
          <w:sz w:val="16"/>
        </w:rPr>
      </w:pPr>
      <w:r>
        <w:rPr>
          <w:position w:val="-7"/>
        </w:rPr>
        <w:t>=</w:t>
      </w:r>
      <w:r>
        <w:rPr>
          <w:spacing w:val="21"/>
          <w:position w:val="-7"/>
        </w:rPr>
        <w:t xml:space="preserve"> </w:t>
      </w:r>
      <w:r>
        <w:rPr>
          <w:rFonts w:ascii="Cambria Math" w:eastAsia="Cambria Math" w:hAnsi="Cambria Math"/>
          <w:position w:val="-7"/>
        </w:rPr>
        <w:t>𝑒</w:t>
      </w:r>
      <w:proofErr w:type="gramStart"/>
      <w:r>
        <w:rPr>
          <w:rFonts w:ascii="Cambria Math" w:eastAsia="Cambria Math" w:hAnsi="Cambria Math"/>
          <w:sz w:val="16"/>
        </w:rPr>
        <w:t>ln(</w:t>
      </w:r>
      <w:proofErr w:type="gramEnd"/>
      <w:r>
        <w:rPr>
          <w:rFonts w:ascii="Cambria Math" w:eastAsia="Cambria Math" w:hAnsi="Cambria Math"/>
          <w:sz w:val="16"/>
        </w:rPr>
        <w:t>0.50)</w:t>
      </w:r>
      <w:r>
        <w:rPr>
          <w:rFonts w:ascii="Cambria Math" w:eastAsia="Cambria Math" w:hAnsi="Cambria Math"/>
          <w:spacing w:val="14"/>
          <w:sz w:val="16"/>
        </w:rPr>
        <w:t xml:space="preserve"> </w:t>
      </w:r>
      <w:r>
        <w:rPr>
          <w:rFonts w:ascii="Cambria Math" w:eastAsia="Cambria Math" w:hAnsi="Cambria Math"/>
          <w:spacing w:val="-2"/>
          <w:sz w:val="16"/>
        </w:rPr>
        <w:t>×0.69</w:t>
      </w:r>
    </w:p>
    <w:p w14:paraId="40B3B856" w14:textId="77777777" w:rsidR="008942D7" w:rsidRDefault="00000000">
      <w:pPr>
        <w:spacing w:before="55" w:line="172" w:lineRule="auto"/>
        <w:ind w:left="808"/>
        <w:rPr>
          <w:rFonts w:ascii="Cambria Math" w:eastAsia="Cambria Math" w:hAnsi="Cambria Math"/>
          <w:sz w:val="16"/>
        </w:rPr>
      </w:pPr>
      <w:r>
        <w:rPr>
          <w:position w:val="-7"/>
        </w:rPr>
        <w:t>=</w:t>
      </w:r>
      <w:r>
        <w:rPr>
          <w:spacing w:val="10"/>
          <w:position w:val="-7"/>
        </w:rPr>
        <w:t xml:space="preserve"> </w:t>
      </w:r>
      <w:r>
        <w:rPr>
          <w:rFonts w:ascii="Cambria Math" w:eastAsia="Cambria Math" w:hAnsi="Cambria Math"/>
          <w:position w:val="-7"/>
        </w:rPr>
        <w:t>𝑒</w:t>
      </w:r>
      <w:r>
        <w:rPr>
          <w:rFonts w:ascii="Cambria Math" w:eastAsia="Cambria Math" w:hAnsi="Cambria Math"/>
          <w:sz w:val="16"/>
        </w:rPr>
        <w:t>−0.6931</w:t>
      </w:r>
      <w:r>
        <w:rPr>
          <w:rFonts w:ascii="Cambria Math" w:eastAsia="Cambria Math" w:hAnsi="Cambria Math"/>
          <w:spacing w:val="10"/>
          <w:sz w:val="16"/>
        </w:rPr>
        <w:t xml:space="preserve"> </w:t>
      </w:r>
      <w:r>
        <w:rPr>
          <w:rFonts w:ascii="Cambria Math" w:eastAsia="Cambria Math" w:hAnsi="Cambria Math"/>
          <w:spacing w:val="-2"/>
          <w:sz w:val="16"/>
        </w:rPr>
        <w:t>×0.69</w:t>
      </w:r>
    </w:p>
    <w:p w14:paraId="49B39634" w14:textId="77777777" w:rsidR="008942D7" w:rsidRDefault="00000000">
      <w:pPr>
        <w:spacing w:before="33"/>
        <w:ind w:left="808"/>
        <w:rPr>
          <w:rFonts w:ascii="Cambria Math" w:eastAsia="Cambria Math" w:hAnsi="Cambria Math"/>
          <w:sz w:val="16"/>
        </w:rPr>
      </w:pPr>
      <w:r>
        <w:rPr>
          <w:position w:val="-7"/>
        </w:rPr>
        <w:t>=</w:t>
      </w:r>
      <w:r>
        <w:rPr>
          <w:spacing w:val="-2"/>
          <w:position w:val="-7"/>
        </w:rPr>
        <w:t xml:space="preserve"> </w:t>
      </w:r>
      <w:r>
        <w:rPr>
          <w:rFonts w:ascii="Cambria Math" w:eastAsia="Cambria Math" w:hAnsi="Cambria Math"/>
          <w:spacing w:val="-2"/>
          <w:position w:val="-7"/>
        </w:rPr>
        <w:t>𝑒</w:t>
      </w:r>
      <w:proofErr w:type="gramStart"/>
      <w:r>
        <w:rPr>
          <w:rFonts w:ascii="Cambria Math" w:eastAsia="Cambria Math" w:hAnsi="Cambria Math"/>
          <w:spacing w:val="-2"/>
          <w:sz w:val="16"/>
        </w:rPr>
        <w:t>ln(</w:t>
      </w:r>
      <w:proofErr w:type="gramEnd"/>
      <w:r>
        <w:rPr>
          <w:rFonts w:ascii="Cambria Math" w:eastAsia="Cambria Math" w:hAnsi="Cambria Math"/>
          <w:spacing w:val="-2"/>
          <w:sz w:val="16"/>
        </w:rPr>
        <w:t>−0.4783)</w:t>
      </w:r>
    </w:p>
    <w:p w14:paraId="0996365D" w14:textId="77777777" w:rsidR="008942D7" w:rsidRDefault="00000000">
      <w:pPr>
        <w:pStyle w:val="BodyText"/>
        <w:spacing w:before="2"/>
        <w:ind w:left="808"/>
      </w:pPr>
      <w:r>
        <w:t>=</w:t>
      </w:r>
      <w:r>
        <w:rPr>
          <w:spacing w:val="-3"/>
        </w:rPr>
        <w:t xml:space="preserve"> </w:t>
      </w:r>
      <w:r>
        <w:t>0.6199</w:t>
      </w:r>
      <w:r>
        <w:rPr>
          <w:spacing w:val="-4"/>
        </w:rPr>
        <w:t xml:space="preserve"> </w:t>
      </w:r>
      <w:r>
        <w:t>(i.e.</w:t>
      </w:r>
      <w:r>
        <w:rPr>
          <w:spacing w:val="-5"/>
        </w:rPr>
        <w:t xml:space="preserve"> </w:t>
      </w:r>
      <w:r>
        <w:t>62.0%</w:t>
      </w:r>
      <w:r>
        <w:rPr>
          <w:spacing w:val="-3"/>
        </w:rPr>
        <w:t xml:space="preserve"> </w:t>
      </w:r>
      <w:r>
        <w:t>when</w:t>
      </w:r>
      <w:r>
        <w:rPr>
          <w:spacing w:val="-2"/>
        </w:rPr>
        <w:t xml:space="preserve"> rounded)</w:t>
      </w:r>
    </w:p>
    <w:p w14:paraId="62B04FB8" w14:textId="77777777" w:rsidR="008942D7" w:rsidRDefault="00000000">
      <w:pPr>
        <w:pStyle w:val="ListParagraph"/>
        <w:numPr>
          <w:ilvl w:val="0"/>
          <w:numId w:val="3"/>
        </w:numPr>
        <w:tabs>
          <w:tab w:val="left" w:pos="793"/>
          <w:tab w:val="left" w:pos="796"/>
        </w:tabs>
        <w:spacing w:before="266"/>
        <w:ind w:left="796" w:right="210"/>
        <w:rPr>
          <w:b/>
        </w:rPr>
      </w:pPr>
      <w:r>
        <w:t>Event-free</w:t>
      </w:r>
      <w:r>
        <w:rPr>
          <w:spacing w:val="-10"/>
        </w:rPr>
        <w:t xml:space="preserve"> </w:t>
      </w:r>
      <w:r>
        <w:t>survival</w:t>
      </w:r>
      <w:r>
        <w:rPr>
          <w:spacing w:val="-10"/>
        </w:rPr>
        <w:t xml:space="preserve"> </w:t>
      </w:r>
      <w:r>
        <w:t>difference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proportion</w:t>
      </w:r>
      <w:r>
        <w:rPr>
          <w:spacing w:val="-11"/>
        </w:rPr>
        <w:t xml:space="preserve"> </w:t>
      </w:r>
      <w:r>
        <w:t>event-free</w:t>
      </w:r>
      <w:r>
        <w:rPr>
          <w:spacing w:val="-13"/>
        </w:rPr>
        <w:t xml:space="preserve"> </w:t>
      </w:r>
      <w:r>
        <w:t>patients</w:t>
      </w:r>
      <w:r>
        <w:rPr>
          <w:spacing w:val="-8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intervention</w:t>
      </w:r>
      <w:r>
        <w:rPr>
          <w:spacing w:val="-11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proportion</w:t>
      </w:r>
      <w:r>
        <w:rPr>
          <w:spacing w:val="-11"/>
        </w:rPr>
        <w:t xml:space="preserve"> </w:t>
      </w:r>
      <w:r>
        <w:t>event-free patients with control</w:t>
      </w:r>
    </w:p>
    <w:p w14:paraId="20EF400E" w14:textId="77777777" w:rsidR="008942D7" w:rsidRDefault="00000000">
      <w:pPr>
        <w:pStyle w:val="BodyText"/>
        <w:spacing w:before="1"/>
        <w:ind w:left="796"/>
      </w:pPr>
      <w:r>
        <w:t>=</w:t>
      </w:r>
      <w:r>
        <w:rPr>
          <w:spacing w:val="-2"/>
        </w:rPr>
        <w:t xml:space="preserve"> </w:t>
      </w:r>
      <w:r>
        <w:t>62%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50%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12.0%</w:t>
      </w:r>
      <w:r>
        <w:rPr>
          <w:spacing w:val="-4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 xml:space="preserve">eight </w:t>
      </w:r>
      <w:r>
        <w:rPr>
          <w:spacing w:val="-2"/>
        </w:rPr>
        <w:t>months</w:t>
      </w:r>
    </w:p>
    <w:p w14:paraId="15791661" w14:textId="77777777" w:rsidR="008942D7" w:rsidRDefault="008942D7">
      <w:pPr>
        <w:pStyle w:val="BodyText"/>
        <w:ind w:left="0"/>
      </w:pPr>
    </w:p>
    <w:p w14:paraId="615C510A" w14:textId="77777777" w:rsidR="008942D7" w:rsidRDefault="00000000">
      <w:pPr>
        <w:pStyle w:val="BodyText"/>
      </w:pPr>
      <w:r>
        <w:t>We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7"/>
        </w:rPr>
        <w:t xml:space="preserve"> </w:t>
      </w:r>
      <w:r>
        <w:t>procedure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calculate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confidence</w:t>
      </w:r>
      <w:r>
        <w:rPr>
          <w:spacing w:val="-5"/>
        </w:rPr>
        <w:t xml:space="preserve"> </w:t>
      </w:r>
      <w:r>
        <w:t>interval</w:t>
      </w:r>
      <w:r>
        <w:rPr>
          <w:spacing w:val="-5"/>
        </w:rPr>
        <w:t xml:space="preserve"> </w:t>
      </w:r>
      <w:r>
        <w:t>(CI)</w:t>
      </w:r>
      <w:r>
        <w:rPr>
          <w:spacing w:val="-8"/>
        </w:rPr>
        <w:t xml:space="preserve"> </w:t>
      </w:r>
      <w:r>
        <w:t>associated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hazard</w:t>
      </w:r>
      <w:r>
        <w:rPr>
          <w:spacing w:val="-6"/>
        </w:rPr>
        <w:t xml:space="preserve"> </w:t>
      </w:r>
      <w:r>
        <w:t>ratio, substituting the extremes of the CI (here, 0.55 and 0.87) for the point estimate (here, 0.69).</w:t>
      </w:r>
    </w:p>
    <w:p w14:paraId="2D9DE99D" w14:textId="77777777" w:rsidR="008942D7" w:rsidRDefault="008942D7">
      <w:pPr>
        <w:pStyle w:val="BodyText"/>
        <w:spacing w:before="1"/>
        <w:ind w:left="0"/>
      </w:pPr>
    </w:p>
    <w:p w14:paraId="1E1804FA" w14:textId="77777777" w:rsidR="008942D7" w:rsidRDefault="00000000">
      <w:pPr>
        <w:pStyle w:val="ListParagraph"/>
        <w:numPr>
          <w:ilvl w:val="0"/>
          <w:numId w:val="3"/>
        </w:numPr>
        <w:tabs>
          <w:tab w:val="left" w:pos="793"/>
        </w:tabs>
        <w:ind w:left="793" w:hanging="357"/>
        <w:rPr>
          <w:b/>
        </w:rPr>
      </w:pP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upper</w:t>
      </w:r>
      <w:r>
        <w:rPr>
          <w:spacing w:val="-2"/>
        </w:rPr>
        <w:t xml:space="preserve"> </w:t>
      </w:r>
      <w:r>
        <w:t>limit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CI</w:t>
      </w:r>
      <w:r>
        <w:rPr>
          <w:spacing w:val="-1"/>
        </w:rPr>
        <w:t xml:space="preserve"> </w:t>
      </w:r>
      <w:r>
        <w:rPr>
          <w:spacing w:val="-2"/>
        </w:rPr>
        <w:t>(0.87):</w:t>
      </w:r>
    </w:p>
    <w:p w14:paraId="1A83B59A" w14:textId="77777777" w:rsidR="008942D7" w:rsidRDefault="00000000">
      <w:pPr>
        <w:pStyle w:val="ListParagraph"/>
        <w:numPr>
          <w:ilvl w:val="1"/>
          <w:numId w:val="3"/>
        </w:numPr>
        <w:tabs>
          <w:tab w:val="left" w:pos="1221"/>
        </w:tabs>
        <w:spacing w:before="5" w:line="280" w:lineRule="exact"/>
      </w:pPr>
      <w:r>
        <w:rPr>
          <w:spacing w:val="-2"/>
          <w:w w:val="105"/>
        </w:rPr>
        <w:t>Proportion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with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intervention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= </w:t>
      </w:r>
      <w:r>
        <w:rPr>
          <w:rFonts w:ascii="Cambria Math" w:eastAsia="Cambria Math" w:hAnsi="Cambria Math"/>
          <w:spacing w:val="-2"/>
          <w:w w:val="105"/>
        </w:rPr>
        <w:t>𝑒</w:t>
      </w:r>
      <w:proofErr w:type="gramStart"/>
      <w:r>
        <w:rPr>
          <w:rFonts w:ascii="Cambria Math" w:eastAsia="Cambria Math" w:hAnsi="Cambria Math"/>
          <w:spacing w:val="-2"/>
          <w:w w:val="105"/>
          <w:vertAlign w:val="superscript"/>
        </w:rPr>
        <w:t>ln(</w:t>
      </w:r>
      <w:proofErr w:type="gramEnd"/>
      <w:r>
        <w:rPr>
          <w:rFonts w:ascii="Cambria Math" w:eastAsia="Cambria Math" w:hAnsi="Cambria Math"/>
          <w:spacing w:val="-2"/>
          <w:w w:val="105"/>
          <w:vertAlign w:val="superscript"/>
        </w:rPr>
        <w:t>0.50)</w:t>
      </w:r>
      <w:r>
        <w:rPr>
          <w:rFonts w:ascii="Cambria Math" w:eastAsia="Cambria Math" w:hAnsi="Cambria Math"/>
          <w:spacing w:val="-18"/>
          <w:w w:val="105"/>
        </w:rPr>
        <w:t xml:space="preserve"> </w:t>
      </w:r>
      <w:r>
        <w:rPr>
          <w:rFonts w:ascii="Cambria Math" w:eastAsia="Cambria Math" w:hAnsi="Cambria Math"/>
          <w:spacing w:val="-2"/>
          <w:w w:val="105"/>
          <w:vertAlign w:val="superscript"/>
        </w:rPr>
        <w:t>×0.87</w:t>
      </w:r>
      <w:r>
        <w:rPr>
          <w:rFonts w:ascii="Cambria Math" w:eastAsia="Cambria Math" w:hAnsi="Cambria Math"/>
          <w:spacing w:val="6"/>
          <w:w w:val="105"/>
        </w:rPr>
        <w:t xml:space="preserve"> </w:t>
      </w:r>
      <w:r>
        <w:rPr>
          <w:spacing w:val="-2"/>
          <w:w w:val="105"/>
        </w:rPr>
        <w:t>=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0.5471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(i.e.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54.7%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rounded)</w:t>
      </w:r>
    </w:p>
    <w:p w14:paraId="49DA9310" w14:textId="77777777" w:rsidR="008942D7" w:rsidRDefault="00000000">
      <w:pPr>
        <w:pStyle w:val="ListParagraph"/>
        <w:numPr>
          <w:ilvl w:val="1"/>
          <w:numId w:val="3"/>
        </w:numPr>
        <w:tabs>
          <w:tab w:val="left" w:pos="1221"/>
        </w:tabs>
        <w:ind w:right="397"/>
      </w:pPr>
      <w:r>
        <w:t>Event-free</w:t>
      </w:r>
      <w:r>
        <w:rPr>
          <w:spacing w:val="-10"/>
        </w:rPr>
        <w:t xml:space="preserve"> </w:t>
      </w:r>
      <w:r>
        <w:t>survival</w:t>
      </w:r>
      <w:r>
        <w:rPr>
          <w:spacing w:val="-10"/>
        </w:rPr>
        <w:t xml:space="preserve"> </w:t>
      </w:r>
      <w:r>
        <w:t>difference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proportion</w:t>
      </w:r>
      <w:r>
        <w:rPr>
          <w:spacing w:val="-11"/>
        </w:rPr>
        <w:t xml:space="preserve"> </w:t>
      </w:r>
      <w:r>
        <w:t>event-free</w:t>
      </w:r>
      <w:r>
        <w:rPr>
          <w:spacing w:val="-13"/>
        </w:rPr>
        <w:t xml:space="preserve"> </w:t>
      </w:r>
      <w:r>
        <w:t>patients</w:t>
      </w:r>
      <w:r>
        <w:rPr>
          <w:spacing w:val="-8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intervention</w:t>
      </w:r>
      <w:r>
        <w:rPr>
          <w:spacing w:val="-11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proportion event-free patients with control</w:t>
      </w:r>
    </w:p>
    <w:p w14:paraId="6148968A" w14:textId="77777777" w:rsidR="008942D7" w:rsidRDefault="00000000">
      <w:pPr>
        <w:pStyle w:val="BodyText"/>
        <w:ind w:left="1221"/>
      </w:pPr>
      <w:r>
        <w:t>=</w:t>
      </w:r>
      <w:r>
        <w:rPr>
          <w:spacing w:val="-4"/>
        </w:rPr>
        <w:t xml:space="preserve"> </w:t>
      </w:r>
      <w:r>
        <w:t>54.7% –</w:t>
      </w:r>
      <w:r>
        <w:rPr>
          <w:spacing w:val="-3"/>
        </w:rPr>
        <w:t xml:space="preserve"> </w:t>
      </w:r>
      <w:r>
        <w:t>50%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4.7%</w:t>
      </w:r>
    </w:p>
    <w:p w14:paraId="38C42225" w14:textId="77777777" w:rsidR="008942D7" w:rsidRDefault="008942D7">
      <w:pPr>
        <w:pStyle w:val="BodyText"/>
        <w:ind w:left="0"/>
      </w:pPr>
    </w:p>
    <w:p w14:paraId="575EC280" w14:textId="77777777" w:rsidR="008942D7" w:rsidRDefault="00000000">
      <w:pPr>
        <w:pStyle w:val="ListParagraph"/>
        <w:numPr>
          <w:ilvl w:val="0"/>
          <w:numId w:val="3"/>
        </w:numPr>
        <w:tabs>
          <w:tab w:val="left" w:pos="793"/>
        </w:tabs>
        <w:spacing w:before="1"/>
        <w:ind w:left="793" w:hanging="357"/>
        <w:rPr>
          <w:b/>
        </w:rPr>
      </w:pP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lower</w:t>
      </w:r>
      <w:r>
        <w:rPr>
          <w:spacing w:val="-3"/>
        </w:rPr>
        <w:t xml:space="preserve"> </w:t>
      </w:r>
      <w:r>
        <w:t>limit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CI</w:t>
      </w:r>
      <w:r>
        <w:rPr>
          <w:spacing w:val="-5"/>
        </w:rPr>
        <w:t xml:space="preserve"> </w:t>
      </w:r>
      <w:r>
        <w:rPr>
          <w:spacing w:val="-2"/>
        </w:rPr>
        <w:t>(0.55):</w:t>
      </w:r>
    </w:p>
    <w:p w14:paraId="69589944" w14:textId="77777777" w:rsidR="008942D7" w:rsidRDefault="00000000">
      <w:pPr>
        <w:pStyle w:val="ListParagraph"/>
        <w:numPr>
          <w:ilvl w:val="1"/>
          <w:numId w:val="3"/>
        </w:numPr>
        <w:tabs>
          <w:tab w:val="left" w:pos="1221"/>
        </w:tabs>
        <w:spacing w:before="5"/>
      </w:pPr>
      <w:r>
        <w:rPr>
          <w:spacing w:val="-2"/>
          <w:w w:val="105"/>
        </w:rPr>
        <w:t>Proportion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with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intervention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= </w:t>
      </w:r>
      <w:r>
        <w:rPr>
          <w:rFonts w:ascii="Cambria Math" w:eastAsia="Cambria Math" w:hAnsi="Cambria Math"/>
          <w:spacing w:val="-2"/>
          <w:w w:val="105"/>
        </w:rPr>
        <w:t>𝑒</w:t>
      </w:r>
      <w:proofErr w:type="gramStart"/>
      <w:r>
        <w:rPr>
          <w:rFonts w:ascii="Cambria Math" w:eastAsia="Cambria Math" w:hAnsi="Cambria Math"/>
          <w:spacing w:val="-2"/>
          <w:w w:val="105"/>
          <w:vertAlign w:val="superscript"/>
        </w:rPr>
        <w:t>ln(</w:t>
      </w:r>
      <w:proofErr w:type="gramEnd"/>
      <w:r>
        <w:rPr>
          <w:rFonts w:ascii="Cambria Math" w:eastAsia="Cambria Math" w:hAnsi="Cambria Math"/>
          <w:spacing w:val="-2"/>
          <w:w w:val="105"/>
          <w:vertAlign w:val="superscript"/>
        </w:rPr>
        <w:t>0.50)</w:t>
      </w:r>
      <w:r>
        <w:rPr>
          <w:rFonts w:ascii="Cambria Math" w:eastAsia="Cambria Math" w:hAnsi="Cambria Math"/>
          <w:spacing w:val="-18"/>
          <w:w w:val="105"/>
        </w:rPr>
        <w:t xml:space="preserve"> </w:t>
      </w:r>
      <w:r>
        <w:rPr>
          <w:rFonts w:ascii="Cambria Math" w:eastAsia="Cambria Math" w:hAnsi="Cambria Math"/>
          <w:spacing w:val="-2"/>
          <w:w w:val="105"/>
          <w:vertAlign w:val="superscript"/>
        </w:rPr>
        <w:t>×0.55</w:t>
      </w:r>
      <w:r>
        <w:rPr>
          <w:rFonts w:ascii="Cambria Math" w:eastAsia="Cambria Math" w:hAnsi="Cambria Math"/>
          <w:spacing w:val="6"/>
          <w:w w:val="105"/>
        </w:rPr>
        <w:t xml:space="preserve"> </w:t>
      </w:r>
      <w:r>
        <w:rPr>
          <w:spacing w:val="-2"/>
          <w:w w:val="105"/>
        </w:rPr>
        <w:t>=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0.6830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(i.e.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68.3%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rounded)</w:t>
      </w:r>
    </w:p>
    <w:p w14:paraId="06FCADB5" w14:textId="77777777" w:rsidR="008942D7" w:rsidRDefault="00000000">
      <w:pPr>
        <w:pStyle w:val="ListParagraph"/>
        <w:numPr>
          <w:ilvl w:val="1"/>
          <w:numId w:val="3"/>
        </w:numPr>
        <w:tabs>
          <w:tab w:val="left" w:pos="1221"/>
        </w:tabs>
        <w:ind w:right="397"/>
      </w:pPr>
      <w:r>
        <w:t>Event-free</w:t>
      </w:r>
      <w:r>
        <w:rPr>
          <w:spacing w:val="-10"/>
        </w:rPr>
        <w:t xml:space="preserve"> </w:t>
      </w:r>
      <w:r>
        <w:t>survival</w:t>
      </w:r>
      <w:r>
        <w:rPr>
          <w:spacing w:val="-10"/>
        </w:rPr>
        <w:t xml:space="preserve"> </w:t>
      </w:r>
      <w:r>
        <w:t>difference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proportion</w:t>
      </w:r>
      <w:r>
        <w:rPr>
          <w:spacing w:val="-11"/>
        </w:rPr>
        <w:t xml:space="preserve"> </w:t>
      </w:r>
      <w:r>
        <w:t>event-free</w:t>
      </w:r>
      <w:r>
        <w:rPr>
          <w:spacing w:val="-13"/>
        </w:rPr>
        <w:t xml:space="preserve"> </w:t>
      </w:r>
      <w:r>
        <w:t>patients</w:t>
      </w:r>
      <w:r>
        <w:rPr>
          <w:spacing w:val="-8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intervention</w:t>
      </w:r>
      <w:r>
        <w:rPr>
          <w:spacing w:val="-11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proportion event-free patients with control</w:t>
      </w:r>
    </w:p>
    <w:p w14:paraId="26A0B0BA" w14:textId="77777777" w:rsidR="008942D7" w:rsidRDefault="00000000">
      <w:pPr>
        <w:pStyle w:val="BodyText"/>
        <w:spacing w:before="1"/>
        <w:ind w:left="1221"/>
      </w:pPr>
      <w:r>
        <w:t>=</w:t>
      </w:r>
      <w:r>
        <w:rPr>
          <w:spacing w:val="-4"/>
        </w:rPr>
        <w:t xml:space="preserve"> </w:t>
      </w:r>
      <w:r>
        <w:t>68.3% –</w:t>
      </w:r>
      <w:r>
        <w:rPr>
          <w:spacing w:val="-3"/>
        </w:rPr>
        <w:t xml:space="preserve"> </w:t>
      </w:r>
      <w:r>
        <w:t>50%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18.3%</w:t>
      </w:r>
    </w:p>
    <w:p w14:paraId="7DA89D58" w14:textId="77777777" w:rsidR="008942D7" w:rsidRDefault="00000000">
      <w:pPr>
        <w:pStyle w:val="ListParagraph"/>
        <w:numPr>
          <w:ilvl w:val="0"/>
          <w:numId w:val="3"/>
        </w:numPr>
        <w:tabs>
          <w:tab w:val="left" w:pos="793"/>
        </w:tabs>
        <w:spacing w:before="267"/>
        <w:ind w:left="793" w:hanging="357"/>
        <w:rPr>
          <w:b/>
        </w:rPr>
      </w:pPr>
      <w:r>
        <w:t>Event-free</w:t>
      </w:r>
      <w:r>
        <w:rPr>
          <w:spacing w:val="-9"/>
        </w:rPr>
        <w:t xml:space="preserve"> </w:t>
      </w:r>
      <w:r>
        <w:t>survival</w:t>
      </w:r>
      <w:r>
        <w:rPr>
          <w:spacing w:val="-6"/>
        </w:rPr>
        <w:t xml:space="preserve"> </w:t>
      </w:r>
      <w:r>
        <w:t>difference</w:t>
      </w:r>
      <w:r>
        <w:rPr>
          <w:spacing w:val="-6"/>
        </w:rPr>
        <w:t xml:space="preserve"> </w:t>
      </w:r>
      <w:r>
        <w:t>up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about</w:t>
      </w:r>
      <w:r>
        <w:rPr>
          <w:spacing w:val="-7"/>
        </w:rPr>
        <w:t xml:space="preserve"> </w:t>
      </w:r>
      <w:r>
        <w:t>eight</w:t>
      </w:r>
      <w:r>
        <w:rPr>
          <w:spacing w:val="-5"/>
        </w:rPr>
        <w:t xml:space="preserve"> </w:t>
      </w:r>
      <w:r>
        <w:t>months</w:t>
      </w:r>
      <w:r>
        <w:rPr>
          <w:spacing w:val="-7"/>
        </w:rPr>
        <w:t xml:space="preserve"> </w:t>
      </w:r>
      <w:r>
        <w:t>is:</w:t>
      </w:r>
      <w:r>
        <w:rPr>
          <w:spacing w:val="-7"/>
        </w:rPr>
        <w:t xml:space="preserve"> </w:t>
      </w:r>
      <w:r>
        <w:t>12.0%</w:t>
      </w:r>
      <w:r>
        <w:rPr>
          <w:spacing w:val="-8"/>
        </w:rPr>
        <w:t xml:space="preserve"> </w:t>
      </w:r>
      <w:r>
        <w:t>(95%</w:t>
      </w:r>
      <w:r>
        <w:rPr>
          <w:spacing w:val="-8"/>
        </w:rPr>
        <w:t xml:space="preserve"> </w:t>
      </w:r>
      <w:r>
        <w:t>CI:</w:t>
      </w:r>
      <w:r>
        <w:rPr>
          <w:spacing w:val="-9"/>
        </w:rPr>
        <w:t xml:space="preserve"> </w:t>
      </w:r>
      <w:r>
        <w:t>4.7%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2"/>
        </w:rPr>
        <w:t>18.3%).</w:t>
      </w:r>
    </w:p>
    <w:p w14:paraId="48A927A3" w14:textId="77777777" w:rsidR="008942D7" w:rsidRDefault="008942D7">
      <w:pPr>
        <w:pStyle w:val="BodyText"/>
        <w:ind w:left="0"/>
      </w:pPr>
    </w:p>
    <w:p w14:paraId="1C627CFF" w14:textId="77777777" w:rsidR="008942D7" w:rsidRDefault="00000000">
      <w:pPr>
        <w:pStyle w:val="BodyText"/>
        <w:spacing w:before="1"/>
      </w:pPr>
      <w:r>
        <w:t>The</w:t>
      </w:r>
      <w:r>
        <w:rPr>
          <w:spacing w:val="-7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addresses</w:t>
      </w:r>
      <w:r>
        <w:rPr>
          <w:spacing w:val="-6"/>
        </w:rPr>
        <w:t xml:space="preserve"> </w:t>
      </w:r>
      <w:r>
        <w:t>calculating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occurrence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event, i.e.</w:t>
      </w:r>
      <w:r>
        <w:rPr>
          <w:spacing w:val="-7"/>
        </w:rPr>
        <w:t xml:space="preserve"> </w:t>
      </w:r>
      <w:r>
        <w:t>death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2"/>
        </w:rPr>
        <w:t>scenario.</w:t>
      </w:r>
    </w:p>
    <w:p w14:paraId="096201E1" w14:textId="77777777" w:rsidR="008942D7" w:rsidRDefault="008942D7">
      <w:pPr>
        <w:pStyle w:val="BodyText"/>
        <w:sectPr w:rsidR="008942D7">
          <w:pgSz w:w="11910" w:h="16840"/>
          <w:pgMar w:top="1380" w:right="992" w:bottom="280" w:left="992" w:header="720" w:footer="720" w:gutter="0"/>
          <w:cols w:space="720"/>
        </w:sectPr>
      </w:pPr>
    </w:p>
    <w:p w14:paraId="0FEED3E8" w14:textId="77777777" w:rsidR="008942D7" w:rsidRDefault="00000000">
      <w:pPr>
        <w:pStyle w:val="BodyText"/>
        <w:spacing w:before="41"/>
      </w:pPr>
      <w:r>
        <w:lastRenderedPageBreak/>
        <w:t>As</w:t>
      </w:r>
      <w:r>
        <w:rPr>
          <w:spacing w:val="-4"/>
        </w:rPr>
        <w:t xml:space="preserve"> </w:t>
      </w:r>
      <w:r>
        <w:t>mentioned</w:t>
      </w:r>
      <w:r>
        <w:rPr>
          <w:spacing w:val="-7"/>
        </w:rPr>
        <w:t xml:space="preserve"> </w:t>
      </w:r>
      <w:r>
        <w:t>earlier,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t>calculation</w:t>
      </w:r>
      <w:r>
        <w:rPr>
          <w:spacing w:val="-5"/>
        </w:rPr>
        <w:t xml:space="preserve"> </w:t>
      </w:r>
      <w:r>
        <w:t>relates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occurrence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event,</w:t>
      </w:r>
      <w:r>
        <w:rPr>
          <w:spacing w:val="-4"/>
        </w:rPr>
        <w:t xml:space="preserve"> </w:t>
      </w:r>
      <w:r>
        <w:t>i.e.</w:t>
      </w:r>
      <w:r>
        <w:rPr>
          <w:spacing w:val="-4"/>
        </w:rPr>
        <w:t xml:space="preserve"> </w:t>
      </w:r>
      <w:r>
        <w:t>death in</w:t>
      </w:r>
      <w:r>
        <w:rPr>
          <w:spacing w:val="-8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 xml:space="preserve">example; we use the same data as used for event-free survival. The proportion of patients with event in the control group [i.e. control group risk] up to about </w:t>
      </w:r>
      <w:r>
        <w:rPr>
          <w:i/>
        </w:rPr>
        <w:t xml:space="preserve">ten </w:t>
      </w:r>
      <w:r>
        <w:t>months is 0.625 (62.5%).</w:t>
      </w:r>
    </w:p>
    <w:p w14:paraId="5844237A" w14:textId="77777777" w:rsidR="008942D7" w:rsidRDefault="00000000">
      <w:pPr>
        <w:pStyle w:val="BodyText"/>
        <w:spacing w:before="267" w:line="264" w:lineRule="exact"/>
      </w:pPr>
      <w:r>
        <w:t>To</w:t>
      </w:r>
      <w:r>
        <w:rPr>
          <w:spacing w:val="-6"/>
        </w:rPr>
        <w:t xml:space="preserve"> </w:t>
      </w:r>
      <w:r>
        <w:t>convert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hazard</w:t>
      </w:r>
      <w:r>
        <w:rPr>
          <w:spacing w:val="-7"/>
        </w:rPr>
        <w:t xml:space="preserve"> </w:t>
      </w:r>
      <w:r>
        <w:t>ratio</w:t>
      </w:r>
      <w:r>
        <w:rPr>
          <w:spacing w:val="-5"/>
        </w:rPr>
        <w:t xml:space="preserve"> </w:t>
      </w:r>
      <w:r>
        <w:t>(HR)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absolute</w:t>
      </w:r>
      <w:r>
        <w:rPr>
          <w:spacing w:val="-6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intervention</w:t>
      </w:r>
      <w:r>
        <w:rPr>
          <w:spacing w:val="-7"/>
        </w:rPr>
        <w:t xml:space="preserve"> </w:t>
      </w:r>
      <w:r>
        <w:t>group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next</w:t>
      </w:r>
      <w:r>
        <w:rPr>
          <w:spacing w:val="-7"/>
        </w:rPr>
        <w:t xml:space="preserve"> </w:t>
      </w:r>
      <w:r>
        <w:t>formula</w:t>
      </w:r>
      <w:r>
        <w:rPr>
          <w:spacing w:val="-1"/>
        </w:rPr>
        <w:t xml:space="preserve"> </w:t>
      </w:r>
      <w:r>
        <w:rPr>
          <w:vertAlign w:val="superscript"/>
        </w:rPr>
        <w:t>5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rPr>
          <w:spacing w:val="-2"/>
        </w:rPr>
        <w:t>used:</w:t>
      </w:r>
    </w:p>
    <w:p w14:paraId="4911E200" w14:textId="77777777" w:rsidR="008942D7" w:rsidRDefault="00000000">
      <w:pPr>
        <w:pStyle w:val="ListParagraph"/>
        <w:numPr>
          <w:ilvl w:val="0"/>
          <w:numId w:val="2"/>
        </w:numPr>
        <w:tabs>
          <w:tab w:val="left" w:pos="805"/>
        </w:tabs>
        <w:spacing w:before="28" w:line="177" w:lineRule="auto"/>
        <w:ind w:left="805" w:hanging="357"/>
        <w:rPr>
          <w:b/>
          <w:position w:val="-7"/>
        </w:rPr>
      </w:pPr>
      <w:r>
        <w:rPr>
          <w:position w:val="-7"/>
        </w:rPr>
        <w:t>Risk</w:t>
      </w:r>
      <w:r>
        <w:rPr>
          <w:spacing w:val="23"/>
          <w:position w:val="-7"/>
        </w:rPr>
        <w:t xml:space="preserve"> </w:t>
      </w:r>
      <w:r>
        <w:rPr>
          <w:position w:val="-7"/>
        </w:rPr>
        <w:t>with</w:t>
      </w:r>
      <w:r>
        <w:rPr>
          <w:spacing w:val="23"/>
          <w:position w:val="-7"/>
        </w:rPr>
        <w:t xml:space="preserve"> </w:t>
      </w:r>
      <w:r>
        <w:rPr>
          <w:position w:val="-7"/>
        </w:rPr>
        <w:t>intervention</w:t>
      </w:r>
      <w:r>
        <w:rPr>
          <w:spacing w:val="22"/>
          <w:position w:val="-7"/>
        </w:rPr>
        <w:t xml:space="preserve"> </w:t>
      </w:r>
      <w:r>
        <w:rPr>
          <w:position w:val="-7"/>
        </w:rPr>
        <w:t>=</w:t>
      </w:r>
      <w:r>
        <w:rPr>
          <w:spacing w:val="23"/>
          <w:position w:val="-7"/>
        </w:rPr>
        <w:t xml:space="preserve"> </w:t>
      </w:r>
      <w:r>
        <w:rPr>
          <w:rFonts w:ascii="Cambria Math" w:eastAsia="Cambria Math" w:hAnsi="Cambria Math"/>
          <w:position w:val="-7"/>
        </w:rPr>
        <w:t>1</w:t>
      </w:r>
      <w:r>
        <w:rPr>
          <w:rFonts w:ascii="Cambria Math" w:eastAsia="Cambria Math" w:hAnsi="Cambria Math"/>
          <w:spacing w:val="26"/>
          <w:position w:val="-7"/>
        </w:rPr>
        <w:t xml:space="preserve"> </w:t>
      </w:r>
      <w:r>
        <w:rPr>
          <w:rFonts w:ascii="Cambria Math" w:eastAsia="Cambria Math" w:hAnsi="Cambria Math"/>
          <w:position w:val="-7"/>
        </w:rPr>
        <w:t>−</w:t>
      </w:r>
      <w:r>
        <w:rPr>
          <w:rFonts w:ascii="Cambria Math" w:eastAsia="Cambria Math" w:hAnsi="Cambria Math"/>
          <w:spacing w:val="18"/>
          <w:position w:val="-7"/>
        </w:rPr>
        <w:t xml:space="preserve"> </w:t>
      </w:r>
      <w:r>
        <w:rPr>
          <w:rFonts w:ascii="Cambria Math" w:eastAsia="Cambria Math" w:hAnsi="Cambria Math"/>
          <w:position w:val="-7"/>
        </w:rPr>
        <w:t>𝑒</w:t>
      </w:r>
      <w:proofErr w:type="gramStart"/>
      <w:r>
        <w:rPr>
          <w:rFonts w:ascii="Cambria Math" w:eastAsia="Cambria Math" w:hAnsi="Cambria Math"/>
          <w:sz w:val="16"/>
        </w:rPr>
        <w:t>ln</w:t>
      </w:r>
      <w:r>
        <w:rPr>
          <w:rFonts w:ascii="Cambria Math" w:eastAsia="Cambria Math" w:hAnsi="Cambria Math"/>
          <w:position w:val="1"/>
          <w:sz w:val="16"/>
        </w:rPr>
        <w:t>(</w:t>
      </w:r>
      <w:proofErr w:type="gramEnd"/>
      <w:r>
        <w:rPr>
          <w:rFonts w:ascii="Cambria Math" w:eastAsia="Cambria Math" w:hAnsi="Cambria Math"/>
          <w:sz w:val="16"/>
        </w:rPr>
        <w:t>1−𝑐𝑜𝑛𝑡𝑟𝑜𝑙</w:t>
      </w:r>
      <w:r>
        <w:rPr>
          <w:rFonts w:ascii="Cambria Math" w:eastAsia="Cambria Math" w:hAnsi="Cambria Math"/>
          <w:spacing w:val="25"/>
          <w:sz w:val="16"/>
        </w:rPr>
        <w:t xml:space="preserve"> </w:t>
      </w:r>
      <w:r>
        <w:rPr>
          <w:rFonts w:ascii="Cambria Math" w:eastAsia="Cambria Math" w:hAnsi="Cambria Math"/>
          <w:sz w:val="16"/>
        </w:rPr>
        <w:t>𝑔𝑟𝑜𝑢𝑝</w:t>
      </w:r>
      <w:r>
        <w:rPr>
          <w:rFonts w:ascii="Cambria Math" w:eastAsia="Cambria Math" w:hAnsi="Cambria Math"/>
          <w:spacing w:val="17"/>
          <w:sz w:val="16"/>
        </w:rPr>
        <w:t xml:space="preserve"> </w:t>
      </w:r>
      <w:r>
        <w:rPr>
          <w:rFonts w:ascii="Cambria Math" w:eastAsia="Cambria Math" w:hAnsi="Cambria Math"/>
          <w:sz w:val="16"/>
        </w:rPr>
        <w:t>𝑝𝑟𝑜𝑝𝑜𝑟𝑡𝑖𝑜𝑛</w:t>
      </w:r>
      <w:r>
        <w:rPr>
          <w:rFonts w:ascii="Cambria Math" w:eastAsia="Cambria Math" w:hAnsi="Cambria Math"/>
          <w:spacing w:val="22"/>
          <w:sz w:val="16"/>
        </w:rPr>
        <w:t xml:space="preserve"> </w:t>
      </w:r>
      <w:r>
        <w:rPr>
          <w:rFonts w:ascii="Cambria Math" w:eastAsia="Cambria Math" w:hAnsi="Cambria Math"/>
          <w:sz w:val="16"/>
        </w:rPr>
        <w:t>𝑒𝑣𝑒𝑛𝑡𝑠</w:t>
      </w:r>
      <w:r>
        <w:rPr>
          <w:rFonts w:ascii="Cambria Math" w:eastAsia="Cambria Math" w:hAnsi="Cambria Math"/>
          <w:position w:val="1"/>
          <w:sz w:val="16"/>
        </w:rPr>
        <w:t>)</w:t>
      </w:r>
      <w:r>
        <w:rPr>
          <w:rFonts w:ascii="Cambria Math" w:eastAsia="Cambria Math" w:hAnsi="Cambria Math"/>
          <w:spacing w:val="18"/>
          <w:position w:val="1"/>
          <w:sz w:val="16"/>
        </w:rPr>
        <w:t xml:space="preserve"> </w:t>
      </w:r>
      <w:r>
        <w:rPr>
          <w:rFonts w:ascii="Cambria Math" w:eastAsia="Cambria Math" w:hAnsi="Cambria Math"/>
          <w:sz w:val="16"/>
        </w:rPr>
        <w:t>×</w:t>
      </w:r>
      <w:r>
        <w:rPr>
          <w:rFonts w:ascii="Cambria Math" w:eastAsia="Cambria Math" w:hAnsi="Cambria Math"/>
          <w:spacing w:val="18"/>
          <w:sz w:val="16"/>
        </w:rPr>
        <w:t xml:space="preserve"> </w:t>
      </w:r>
      <w:r>
        <w:rPr>
          <w:rFonts w:ascii="Cambria Math" w:eastAsia="Cambria Math" w:hAnsi="Cambria Math"/>
          <w:spacing w:val="-5"/>
          <w:sz w:val="16"/>
        </w:rPr>
        <w:t>𝐻𝑅</w:t>
      </w:r>
    </w:p>
    <w:p w14:paraId="4E17FC4E" w14:textId="77777777" w:rsidR="008942D7" w:rsidRDefault="00000000">
      <w:pPr>
        <w:spacing w:before="56" w:line="184" w:lineRule="auto"/>
        <w:ind w:left="808"/>
        <w:rPr>
          <w:rFonts w:ascii="Cambria Math" w:eastAsia="Cambria Math" w:hAnsi="Cambria Math"/>
          <w:sz w:val="16"/>
        </w:rPr>
      </w:pPr>
      <w:r>
        <w:rPr>
          <w:position w:val="-7"/>
        </w:rPr>
        <w:t>=</w:t>
      </w:r>
      <w:r>
        <w:rPr>
          <w:spacing w:val="7"/>
          <w:position w:val="-7"/>
        </w:rPr>
        <w:t xml:space="preserve"> </w:t>
      </w:r>
      <w:r>
        <w:rPr>
          <w:rFonts w:ascii="Cambria Math" w:eastAsia="Cambria Math" w:hAnsi="Cambria Math"/>
          <w:position w:val="-7"/>
        </w:rPr>
        <w:t>1</w:t>
      </w:r>
      <w:r>
        <w:rPr>
          <w:rFonts w:ascii="Cambria Math" w:eastAsia="Cambria Math" w:hAnsi="Cambria Math"/>
          <w:spacing w:val="11"/>
          <w:position w:val="-7"/>
        </w:rPr>
        <w:t xml:space="preserve"> </w:t>
      </w:r>
      <w:r>
        <w:rPr>
          <w:rFonts w:ascii="Cambria Math" w:eastAsia="Cambria Math" w:hAnsi="Cambria Math"/>
          <w:position w:val="-7"/>
        </w:rPr>
        <w:t>−</w:t>
      </w:r>
      <w:r>
        <w:rPr>
          <w:rFonts w:ascii="Cambria Math" w:eastAsia="Cambria Math" w:hAnsi="Cambria Math"/>
          <w:spacing w:val="6"/>
          <w:position w:val="-7"/>
        </w:rPr>
        <w:t xml:space="preserve"> </w:t>
      </w:r>
      <w:r>
        <w:rPr>
          <w:rFonts w:ascii="Cambria Math" w:eastAsia="Cambria Math" w:hAnsi="Cambria Math"/>
          <w:position w:val="-7"/>
        </w:rPr>
        <w:t>𝑒</w:t>
      </w:r>
      <w:proofErr w:type="gramStart"/>
      <w:r>
        <w:rPr>
          <w:rFonts w:ascii="Cambria Math" w:eastAsia="Cambria Math" w:hAnsi="Cambria Math"/>
          <w:sz w:val="16"/>
        </w:rPr>
        <w:t>ln</w:t>
      </w:r>
      <w:r>
        <w:rPr>
          <w:rFonts w:ascii="Cambria Math" w:eastAsia="Cambria Math" w:hAnsi="Cambria Math"/>
          <w:position w:val="1"/>
          <w:sz w:val="16"/>
        </w:rPr>
        <w:t>(</w:t>
      </w:r>
      <w:proofErr w:type="gramEnd"/>
      <w:r>
        <w:rPr>
          <w:rFonts w:ascii="Cambria Math" w:eastAsia="Cambria Math" w:hAnsi="Cambria Math"/>
          <w:sz w:val="16"/>
        </w:rPr>
        <w:t>1−0.625</w:t>
      </w:r>
      <w:r>
        <w:rPr>
          <w:rFonts w:ascii="Cambria Math" w:eastAsia="Cambria Math" w:hAnsi="Cambria Math"/>
          <w:position w:val="1"/>
          <w:sz w:val="16"/>
        </w:rPr>
        <w:t>)</w:t>
      </w:r>
      <w:r>
        <w:rPr>
          <w:rFonts w:ascii="Cambria Math" w:eastAsia="Cambria Math" w:hAnsi="Cambria Math"/>
          <w:spacing w:val="8"/>
          <w:position w:val="1"/>
          <w:sz w:val="16"/>
        </w:rPr>
        <w:t xml:space="preserve"> </w:t>
      </w:r>
      <w:r>
        <w:rPr>
          <w:rFonts w:ascii="Cambria Math" w:eastAsia="Cambria Math" w:hAnsi="Cambria Math"/>
          <w:sz w:val="16"/>
        </w:rPr>
        <w:t>×</w:t>
      </w:r>
      <w:r>
        <w:rPr>
          <w:rFonts w:ascii="Cambria Math" w:eastAsia="Cambria Math" w:hAnsi="Cambria Math"/>
          <w:spacing w:val="5"/>
          <w:sz w:val="16"/>
        </w:rPr>
        <w:t xml:space="preserve"> </w:t>
      </w:r>
      <w:r>
        <w:rPr>
          <w:rFonts w:ascii="Cambria Math" w:eastAsia="Cambria Math" w:hAnsi="Cambria Math"/>
          <w:spacing w:val="-4"/>
          <w:sz w:val="16"/>
        </w:rPr>
        <w:t>0.69</w:t>
      </w:r>
    </w:p>
    <w:p w14:paraId="0937222B" w14:textId="77777777" w:rsidR="008942D7" w:rsidRDefault="00000000">
      <w:pPr>
        <w:pStyle w:val="BodyText"/>
        <w:spacing w:before="31"/>
        <w:ind w:left="808"/>
      </w:pPr>
      <w:r>
        <w:t>=</w:t>
      </w:r>
      <w:r>
        <w:rPr>
          <w:spacing w:val="-4"/>
        </w:rPr>
        <w:t xml:space="preserve"> </w:t>
      </w:r>
      <w:r>
        <w:rPr>
          <w:rFonts w:ascii="Cambria Math" w:hAnsi="Cambria Math"/>
        </w:rPr>
        <w:t>1</w:t>
      </w:r>
      <w:r>
        <w:rPr>
          <w:rFonts w:ascii="Cambria Math" w:hAnsi="Cambria Math"/>
          <w:spacing w:val="1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-5"/>
        </w:rPr>
        <w:t xml:space="preserve"> </w:t>
      </w:r>
      <w:r>
        <w:rPr>
          <w:rFonts w:ascii="Cambria Math" w:hAnsi="Cambria Math"/>
        </w:rPr>
        <w:t>0.5083</w:t>
      </w:r>
      <w:r>
        <w:rPr>
          <w:rFonts w:ascii="Cambria Math" w:hAnsi="Cambria Math"/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0.4917</w:t>
      </w:r>
      <w:r>
        <w:rPr>
          <w:spacing w:val="-3"/>
        </w:rPr>
        <w:t xml:space="preserve"> </w:t>
      </w:r>
      <w:r>
        <w:t>(i.e.</w:t>
      </w:r>
      <w:r>
        <w:rPr>
          <w:spacing w:val="-1"/>
        </w:rPr>
        <w:t xml:space="preserve"> </w:t>
      </w:r>
      <w:r>
        <w:t>49.2%</w:t>
      </w:r>
      <w:r>
        <w:rPr>
          <w:spacing w:val="-3"/>
        </w:rPr>
        <w:t xml:space="preserve"> </w:t>
      </w:r>
      <w:r>
        <w:t>when</w:t>
      </w:r>
      <w:r>
        <w:rPr>
          <w:spacing w:val="-2"/>
        </w:rPr>
        <w:t xml:space="preserve"> rounded)</w:t>
      </w:r>
    </w:p>
    <w:p w14:paraId="23267954" w14:textId="77777777" w:rsidR="008942D7" w:rsidRDefault="008942D7">
      <w:pPr>
        <w:pStyle w:val="BodyText"/>
        <w:spacing w:before="1"/>
        <w:ind w:left="0"/>
      </w:pPr>
    </w:p>
    <w:p w14:paraId="16095DB7" w14:textId="77777777" w:rsidR="008942D7" w:rsidRDefault="00000000">
      <w:pPr>
        <w:pStyle w:val="ListParagraph"/>
        <w:numPr>
          <w:ilvl w:val="0"/>
          <w:numId w:val="2"/>
        </w:numPr>
        <w:tabs>
          <w:tab w:val="left" w:pos="805"/>
        </w:tabs>
        <w:ind w:left="805" w:hanging="357"/>
        <w:rPr>
          <w:b/>
        </w:rPr>
      </w:pPr>
      <w:r>
        <w:t>Risk</w:t>
      </w:r>
      <w:r>
        <w:rPr>
          <w:spacing w:val="-4"/>
        </w:rPr>
        <w:t xml:space="preserve"> </w:t>
      </w:r>
      <w:r>
        <w:t>difference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intervention</w:t>
      </w:r>
    </w:p>
    <w:p w14:paraId="005CF2ED" w14:textId="77777777" w:rsidR="008942D7" w:rsidRDefault="00000000">
      <w:pPr>
        <w:pStyle w:val="BodyText"/>
        <w:ind w:left="808"/>
      </w:pPr>
      <w:r>
        <w:t>=</w:t>
      </w:r>
      <w:r>
        <w:rPr>
          <w:spacing w:val="-2"/>
        </w:rPr>
        <w:t xml:space="preserve"> </w:t>
      </w:r>
      <w:r>
        <w:t>62.5% –</w:t>
      </w:r>
      <w:r>
        <w:rPr>
          <w:spacing w:val="-3"/>
        </w:rPr>
        <w:t xml:space="preserve"> </w:t>
      </w:r>
      <w:r>
        <w:rPr>
          <w:spacing w:val="-2"/>
        </w:rPr>
        <w:t>49.2%</w:t>
      </w:r>
    </w:p>
    <w:p w14:paraId="08E01F7B" w14:textId="77777777" w:rsidR="008942D7" w:rsidRDefault="00000000">
      <w:pPr>
        <w:pStyle w:val="BodyText"/>
        <w:ind w:left="808"/>
      </w:pPr>
      <w:r>
        <w:t>=</w:t>
      </w:r>
      <w:r>
        <w:rPr>
          <w:spacing w:val="-4"/>
        </w:rPr>
        <w:t xml:space="preserve"> </w:t>
      </w:r>
      <w:r>
        <w:t>13.3%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ten</w:t>
      </w:r>
      <w:r>
        <w:rPr>
          <w:spacing w:val="-3"/>
        </w:rPr>
        <w:t xml:space="preserve"> </w:t>
      </w:r>
      <w:r>
        <w:rPr>
          <w:spacing w:val="-2"/>
        </w:rPr>
        <w:t>months</w:t>
      </w:r>
    </w:p>
    <w:p w14:paraId="192459B3" w14:textId="77777777" w:rsidR="008942D7" w:rsidRDefault="008942D7">
      <w:pPr>
        <w:pStyle w:val="BodyText"/>
        <w:spacing w:before="1"/>
        <w:ind w:left="0"/>
      </w:pPr>
    </w:p>
    <w:p w14:paraId="2291E9BB" w14:textId="77777777" w:rsidR="008942D7" w:rsidRDefault="00000000">
      <w:pPr>
        <w:pStyle w:val="BodyText"/>
      </w:pPr>
      <w:r>
        <w:t>We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7"/>
        </w:rPr>
        <w:t xml:space="preserve"> </w:t>
      </w:r>
      <w:r>
        <w:t>procedure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calculate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confidence</w:t>
      </w:r>
      <w:r>
        <w:rPr>
          <w:spacing w:val="-5"/>
        </w:rPr>
        <w:t xml:space="preserve"> </w:t>
      </w:r>
      <w:r>
        <w:t>interval</w:t>
      </w:r>
      <w:r>
        <w:rPr>
          <w:spacing w:val="-5"/>
        </w:rPr>
        <w:t xml:space="preserve"> </w:t>
      </w:r>
      <w:r>
        <w:t>(CI)</w:t>
      </w:r>
      <w:r>
        <w:rPr>
          <w:spacing w:val="-8"/>
        </w:rPr>
        <w:t xml:space="preserve"> </w:t>
      </w:r>
      <w:r>
        <w:t>associated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hazard</w:t>
      </w:r>
      <w:r>
        <w:rPr>
          <w:spacing w:val="-6"/>
        </w:rPr>
        <w:t xml:space="preserve"> </w:t>
      </w:r>
      <w:r>
        <w:t>ratio, substituting the extremes of the CI (here, 0.55 and 0.87) for the point estimate (here, 0.69).</w:t>
      </w:r>
    </w:p>
    <w:p w14:paraId="52C080FD" w14:textId="77777777" w:rsidR="008942D7" w:rsidRDefault="00000000">
      <w:pPr>
        <w:pStyle w:val="ListParagraph"/>
        <w:numPr>
          <w:ilvl w:val="0"/>
          <w:numId w:val="2"/>
        </w:numPr>
        <w:tabs>
          <w:tab w:val="left" w:pos="805"/>
        </w:tabs>
        <w:spacing w:before="1"/>
        <w:ind w:left="805" w:hanging="357"/>
        <w:rPr>
          <w:b/>
        </w:rPr>
      </w:pP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upper</w:t>
      </w:r>
      <w:r>
        <w:rPr>
          <w:spacing w:val="-2"/>
        </w:rPr>
        <w:t xml:space="preserve"> </w:t>
      </w:r>
      <w:r>
        <w:t>limit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CI</w:t>
      </w:r>
      <w:r>
        <w:rPr>
          <w:spacing w:val="-1"/>
        </w:rPr>
        <w:t xml:space="preserve"> </w:t>
      </w:r>
      <w:r>
        <w:rPr>
          <w:spacing w:val="-2"/>
        </w:rPr>
        <w:t>(0.87):</w:t>
      </w:r>
    </w:p>
    <w:p w14:paraId="3E214822" w14:textId="77777777" w:rsidR="008942D7" w:rsidRDefault="00000000">
      <w:pPr>
        <w:pStyle w:val="ListParagraph"/>
        <w:numPr>
          <w:ilvl w:val="1"/>
          <w:numId w:val="2"/>
        </w:numPr>
        <w:tabs>
          <w:tab w:val="left" w:pos="1221"/>
        </w:tabs>
        <w:spacing w:before="10"/>
      </w:pPr>
      <w:r>
        <w:rPr>
          <w:w w:val="105"/>
        </w:rPr>
        <w:t>Risk</w:t>
      </w:r>
      <w:r>
        <w:rPr>
          <w:spacing w:val="-14"/>
          <w:w w:val="105"/>
        </w:rPr>
        <w:t xml:space="preserve"> </w:t>
      </w:r>
      <w:r>
        <w:rPr>
          <w:w w:val="105"/>
        </w:rPr>
        <w:t>with</w:t>
      </w:r>
      <w:r>
        <w:rPr>
          <w:spacing w:val="-10"/>
          <w:w w:val="105"/>
        </w:rPr>
        <w:t xml:space="preserve"> </w:t>
      </w:r>
      <w:r>
        <w:rPr>
          <w:w w:val="105"/>
        </w:rPr>
        <w:t>intervention</w:t>
      </w:r>
      <w:r>
        <w:rPr>
          <w:spacing w:val="-9"/>
          <w:w w:val="105"/>
        </w:rPr>
        <w:t xml:space="preserve"> </w:t>
      </w:r>
      <w:r>
        <w:rPr>
          <w:w w:val="105"/>
        </w:rPr>
        <w:t>=</w:t>
      </w:r>
      <w:r>
        <w:rPr>
          <w:spacing w:val="-7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1</w:t>
      </w:r>
      <w:r>
        <w:rPr>
          <w:rFonts w:ascii="Cambria Math" w:eastAsia="Cambria Math" w:hAnsi="Cambria Math"/>
          <w:spacing w:val="-9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−</w:t>
      </w:r>
      <w:r>
        <w:rPr>
          <w:rFonts w:ascii="Cambria Math" w:eastAsia="Cambria Math" w:hAnsi="Cambria Math"/>
          <w:spacing w:val="-8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𝑒</w:t>
      </w:r>
      <w:proofErr w:type="gramStart"/>
      <w:r>
        <w:rPr>
          <w:rFonts w:ascii="Cambria Math" w:eastAsia="Cambria Math" w:hAnsi="Cambria Math"/>
          <w:w w:val="105"/>
          <w:vertAlign w:val="superscript"/>
        </w:rPr>
        <w:t>ln(</w:t>
      </w:r>
      <w:proofErr w:type="gramEnd"/>
      <w:r>
        <w:rPr>
          <w:rFonts w:ascii="Cambria Math" w:eastAsia="Cambria Math" w:hAnsi="Cambria Math"/>
          <w:w w:val="105"/>
          <w:vertAlign w:val="superscript"/>
        </w:rPr>
        <w:t>1−0.625)</w:t>
      </w:r>
      <w:r>
        <w:rPr>
          <w:rFonts w:ascii="Cambria Math" w:eastAsia="Cambria Math" w:hAnsi="Cambria Math"/>
          <w:spacing w:val="-17"/>
          <w:w w:val="105"/>
        </w:rPr>
        <w:t xml:space="preserve"> </w:t>
      </w:r>
      <w:r>
        <w:rPr>
          <w:rFonts w:ascii="Cambria Math" w:eastAsia="Cambria Math" w:hAnsi="Cambria Math"/>
          <w:w w:val="105"/>
          <w:vertAlign w:val="superscript"/>
        </w:rPr>
        <w:t>×</w:t>
      </w:r>
      <w:r>
        <w:rPr>
          <w:rFonts w:ascii="Cambria Math" w:eastAsia="Cambria Math" w:hAnsi="Cambria Math"/>
          <w:spacing w:val="-16"/>
          <w:w w:val="105"/>
        </w:rPr>
        <w:t xml:space="preserve"> </w:t>
      </w:r>
      <w:r>
        <w:rPr>
          <w:rFonts w:ascii="Cambria Math" w:eastAsia="Cambria Math" w:hAnsi="Cambria Math"/>
          <w:w w:val="105"/>
          <w:vertAlign w:val="superscript"/>
        </w:rPr>
        <w:t>0.87</w:t>
      </w:r>
      <w:r>
        <w:rPr>
          <w:rFonts w:ascii="Cambria Math" w:eastAsia="Cambria Math" w:hAnsi="Cambria Math"/>
          <w:spacing w:val="-1"/>
          <w:w w:val="105"/>
        </w:rPr>
        <w:t xml:space="preserve"> </w:t>
      </w:r>
      <w:r>
        <w:rPr>
          <w:w w:val="105"/>
        </w:rPr>
        <w:t>=</w:t>
      </w:r>
      <w:r>
        <w:rPr>
          <w:spacing w:val="-10"/>
          <w:w w:val="105"/>
        </w:rPr>
        <w:t xml:space="preserve"> </w:t>
      </w:r>
      <w:r>
        <w:rPr>
          <w:w w:val="105"/>
        </w:rPr>
        <w:t>0.5740</w:t>
      </w:r>
      <w:r>
        <w:rPr>
          <w:spacing w:val="-8"/>
          <w:w w:val="105"/>
        </w:rPr>
        <w:t xml:space="preserve"> </w:t>
      </w:r>
      <w:r>
        <w:rPr>
          <w:w w:val="105"/>
        </w:rPr>
        <w:t>(i.e.</w:t>
      </w:r>
      <w:r>
        <w:rPr>
          <w:spacing w:val="-9"/>
          <w:w w:val="105"/>
        </w:rPr>
        <w:t xml:space="preserve"> </w:t>
      </w:r>
      <w:r>
        <w:rPr>
          <w:w w:val="105"/>
        </w:rPr>
        <w:t>57.4%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rounded)</w:t>
      </w:r>
    </w:p>
    <w:p w14:paraId="1DD916D2" w14:textId="77777777" w:rsidR="008942D7" w:rsidRDefault="00000000">
      <w:pPr>
        <w:pStyle w:val="ListParagraph"/>
        <w:numPr>
          <w:ilvl w:val="1"/>
          <w:numId w:val="2"/>
        </w:numPr>
        <w:tabs>
          <w:tab w:val="left" w:pos="1221"/>
        </w:tabs>
      </w:pPr>
      <w:r>
        <w:t>Risk</w:t>
      </w:r>
      <w:r>
        <w:rPr>
          <w:spacing w:val="-6"/>
        </w:rPr>
        <w:t xml:space="preserve"> </w:t>
      </w:r>
      <w:r>
        <w:t>difference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intervention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62.5%</w:t>
      </w:r>
      <w:r>
        <w:rPr>
          <w:spacing w:val="-1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57.4%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4"/>
        </w:rPr>
        <w:t>5.1%</w:t>
      </w:r>
    </w:p>
    <w:p w14:paraId="2C4D414B" w14:textId="77777777" w:rsidR="008942D7" w:rsidRDefault="008942D7">
      <w:pPr>
        <w:pStyle w:val="BodyText"/>
        <w:spacing w:before="1"/>
        <w:ind w:left="0"/>
      </w:pPr>
    </w:p>
    <w:p w14:paraId="2ACEAD45" w14:textId="77777777" w:rsidR="008942D7" w:rsidRDefault="00000000">
      <w:pPr>
        <w:pStyle w:val="ListParagraph"/>
        <w:numPr>
          <w:ilvl w:val="0"/>
          <w:numId w:val="2"/>
        </w:numPr>
        <w:tabs>
          <w:tab w:val="left" w:pos="805"/>
        </w:tabs>
        <w:ind w:left="805" w:hanging="357"/>
        <w:rPr>
          <w:b/>
        </w:rPr>
      </w:pP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lower</w:t>
      </w:r>
      <w:r>
        <w:rPr>
          <w:spacing w:val="-3"/>
        </w:rPr>
        <w:t xml:space="preserve"> </w:t>
      </w:r>
      <w:r>
        <w:t>limit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CI</w:t>
      </w:r>
      <w:r>
        <w:rPr>
          <w:spacing w:val="-5"/>
        </w:rPr>
        <w:t xml:space="preserve"> </w:t>
      </w:r>
      <w:r>
        <w:rPr>
          <w:spacing w:val="-2"/>
        </w:rPr>
        <w:t>(0.55):</w:t>
      </w:r>
    </w:p>
    <w:p w14:paraId="55D9ED6F" w14:textId="77777777" w:rsidR="008942D7" w:rsidRDefault="00000000">
      <w:pPr>
        <w:pStyle w:val="ListParagraph"/>
        <w:numPr>
          <w:ilvl w:val="1"/>
          <w:numId w:val="2"/>
        </w:numPr>
        <w:tabs>
          <w:tab w:val="left" w:pos="1221"/>
        </w:tabs>
        <w:spacing w:before="10"/>
      </w:pPr>
      <w:r>
        <w:rPr>
          <w:w w:val="105"/>
        </w:rPr>
        <w:t>Risk</w:t>
      </w:r>
      <w:r>
        <w:rPr>
          <w:spacing w:val="-14"/>
          <w:w w:val="105"/>
        </w:rPr>
        <w:t xml:space="preserve"> </w:t>
      </w:r>
      <w:r>
        <w:rPr>
          <w:w w:val="105"/>
        </w:rPr>
        <w:t>with</w:t>
      </w:r>
      <w:r>
        <w:rPr>
          <w:spacing w:val="-10"/>
          <w:w w:val="105"/>
        </w:rPr>
        <w:t xml:space="preserve"> </w:t>
      </w:r>
      <w:r>
        <w:rPr>
          <w:w w:val="105"/>
        </w:rPr>
        <w:t>intervention</w:t>
      </w:r>
      <w:r>
        <w:rPr>
          <w:spacing w:val="-9"/>
          <w:w w:val="105"/>
        </w:rPr>
        <w:t xml:space="preserve"> </w:t>
      </w:r>
      <w:r>
        <w:rPr>
          <w:w w:val="105"/>
        </w:rPr>
        <w:t>=</w:t>
      </w:r>
      <w:r>
        <w:rPr>
          <w:spacing w:val="-7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1</w:t>
      </w:r>
      <w:r>
        <w:rPr>
          <w:rFonts w:ascii="Cambria Math" w:eastAsia="Cambria Math" w:hAnsi="Cambria Math"/>
          <w:spacing w:val="-9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−</w:t>
      </w:r>
      <w:r>
        <w:rPr>
          <w:rFonts w:ascii="Cambria Math" w:eastAsia="Cambria Math" w:hAnsi="Cambria Math"/>
          <w:spacing w:val="-8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𝑒</w:t>
      </w:r>
      <w:proofErr w:type="gramStart"/>
      <w:r>
        <w:rPr>
          <w:rFonts w:ascii="Cambria Math" w:eastAsia="Cambria Math" w:hAnsi="Cambria Math"/>
          <w:w w:val="105"/>
          <w:vertAlign w:val="superscript"/>
        </w:rPr>
        <w:t>ln(</w:t>
      </w:r>
      <w:proofErr w:type="gramEnd"/>
      <w:r>
        <w:rPr>
          <w:rFonts w:ascii="Cambria Math" w:eastAsia="Cambria Math" w:hAnsi="Cambria Math"/>
          <w:w w:val="105"/>
          <w:vertAlign w:val="superscript"/>
        </w:rPr>
        <w:t>1−0.625)</w:t>
      </w:r>
      <w:r>
        <w:rPr>
          <w:rFonts w:ascii="Cambria Math" w:eastAsia="Cambria Math" w:hAnsi="Cambria Math"/>
          <w:spacing w:val="-17"/>
          <w:w w:val="105"/>
        </w:rPr>
        <w:t xml:space="preserve"> </w:t>
      </w:r>
      <w:r>
        <w:rPr>
          <w:rFonts w:ascii="Cambria Math" w:eastAsia="Cambria Math" w:hAnsi="Cambria Math"/>
          <w:w w:val="105"/>
          <w:vertAlign w:val="superscript"/>
        </w:rPr>
        <w:t>×</w:t>
      </w:r>
      <w:r>
        <w:rPr>
          <w:rFonts w:ascii="Cambria Math" w:eastAsia="Cambria Math" w:hAnsi="Cambria Math"/>
          <w:spacing w:val="-16"/>
          <w:w w:val="105"/>
        </w:rPr>
        <w:t xml:space="preserve"> </w:t>
      </w:r>
      <w:r>
        <w:rPr>
          <w:rFonts w:ascii="Cambria Math" w:eastAsia="Cambria Math" w:hAnsi="Cambria Math"/>
          <w:w w:val="105"/>
          <w:vertAlign w:val="superscript"/>
        </w:rPr>
        <w:t>0.55</w:t>
      </w:r>
      <w:r>
        <w:rPr>
          <w:rFonts w:ascii="Cambria Math" w:eastAsia="Cambria Math" w:hAnsi="Cambria Math"/>
          <w:spacing w:val="-1"/>
          <w:w w:val="105"/>
        </w:rPr>
        <w:t xml:space="preserve"> </w:t>
      </w:r>
      <w:r>
        <w:rPr>
          <w:w w:val="105"/>
        </w:rPr>
        <w:t>=</w:t>
      </w:r>
      <w:r>
        <w:rPr>
          <w:spacing w:val="-10"/>
          <w:w w:val="105"/>
        </w:rPr>
        <w:t xml:space="preserve"> </w:t>
      </w:r>
      <w:r>
        <w:rPr>
          <w:w w:val="105"/>
        </w:rPr>
        <w:t>0.4169</w:t>
      </w:r>
      <w:r>
        <w:rPr>
          <w:spacing w:val="-8"/>
          <w:w w:val="105"/>
        </w:rPr>
        <w:t xml:space="preserve"> </w:t>
      </w:r>
      <w:r>
        <w:rPr>
          <w:w w:val="105"/>
        </w:rPr>
        <w:t>(i.e.</w:t>
      </w:r>
      <w:r>
        <w:rPr>
          <w:spacing w:val="-9"/>
          <w:w w:val="105"/>
        </w:rPr>
        <w:t xml:space="preserve"> </w:t>
      </w:r>
      <w:r>
        <w:rPr>
          <w:w w:val="105"/>
        </w:rPr>
        <w:t>41.7%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rounded)</w:t>
      </w:r>
    </w:p>
    <w:p w14:paraId="24768C19" w14:textId="77777777" w:rsidR="008942D7" w:rsidRDefault="00000000">
      <w:pPr>
        <w:pStyle w:val="ListParagraph"/>
        <w:numPr>
          <w:ilvl w:val="1"/>
          <w:numId w:val="2"/>
        </w:numPr>
        <w:tabs>
          <w:tab w:val="left" w:pos="1221"/>
        </w:tabs>
        <w:spacing w:before="1"/>
      </w:pPr>
      <w:r>
        <w:t>Risk</w:t>
      </w:r>
      <w:r>
        <w:rPr>
          <w:spacing w:val="-6"/>
        </w:rPr>
        <w:t xml:space="preserve"> </w:t>
      </w:r>
      <w:r>
        <w:t>difference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intervention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62.5%</w:t>
      </w:r>
      <w:r>
        <w:rPr>
          <w:spacing w:val="-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41.7%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20.8%</w:t>
      </w:r>
    </w:p>
    <w:p w14:paraId="72E96D93" w14:textId="77777777" w:rsidR="008942D7" w:rsidRDefault="008942D7">
      <w:pPr>
        <w:pStyle w:val="BodyText"/>
        <w:ind w:left="0"/>
      </w:pPr>
    </w:p>
    <w:p w14:paraId="001DA016" w14:textId="77777777" w:rsidR="008942D7" w:rsidRDefault="00000000">
      <w:pPr>
        <w:pStyle w:val="ListParagraph"/>
        <w:numPr>
          <w:ilvl w:val="0"/>
          <w:numId w:val="2"/>
        </w:numPr>
        <w:tabs>
          <w:tab w:val="left" w:pos="805"/>
        </w:tabs>
        <w:ind w:left="805" w:hanging="357"/>
        <w:rPr>
          <w:b/>
        </w:rPr>
      </w:pPr>
      <w:r>
        <w:t>Risk</w:t>
      </w:r>
      <w:r>
        <w:rPr>
          <w:spacing w:val="-4"/>
        </w:rPr>
        <w:t xml:space="preserve"> </w:t>
      </w:r>
      <w:r>
        <w:t>difference</w:t>
      </w:r>
      <w:r>
        <w:rPr>
          <w:spacing w:val="-5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about</w:t>
      </w:r>
      <w:r>
        <w:rPr>
          <w:spacing w:val="-7"/>
        </w:rPr>
        <w:t xml:space="preserve"> </w:t>
      </w:r>
      <w:r>
        <w:t>ten</w:t>
      </w:r>
      <w:r>
        <w:rPr>
          <w:spacing w:val="-4"/>
        </w:rPr>
        <w:t xml:space="preserve"> </w:t>
      </w:r>
      <w:r>
        <w:t>months</w:t>
      </w:r>
      <w:r>
        <w:rPr>
          <w:spacing w:val="-3"/>
        </w:rPr>
        <w:t xml:space="preserve"> </w:t>
      </w:r>
      <w:r>
        <w:t>is:</w:t>
      </w:r>
      <w:r>
        <w:rPr>
          <w:spacing w:val="-5"/>
        </w:rPr>
        <w:t xml:space="preserve"> </w:t>
      </w:r>
      <w:r>
        <w:t>13.3%</w:t>
      </w:r>
      <w:r>
        <w:rPr>
          <w:spacing w:val="-6"/>
        </w:rPr>
        <w:t xml:space="preserve"> </w:t>
      </w:r>
      <w:r>
        <w:t>(95%</w:t>
      </w:r>
      <w:r>
        <w:rPr>
          <w:spacing w:val="-7"/>
        </w:rPr>
        <w:t xml:space="preserve"> </w:t>
      </w:r>
      <w:r>
        <w:t>CI:</w:t>
      </w:r>
      <w:r>
        <w:rPr>
          <w:spacing w:val="-1"/>
        </w:rPr>
        <w:t xml:space="preserve"> </w:t>
      </w:r>
      <w:r>
        <w:t>5.1%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20.8%).</w:t>
      </w:r>
    </w:p>
    <w:p w14:paraId="0B930CE4" w14:textId="77777777" w:rsidR="008942D7" w:rsidRDefault="008942D7">
      <w:pPr>
        <w:pStyle w:val="ListParagraph"/>
        <w:rPr>
          <w:b/>
        </w:rPr>
        <w:sectPr w:rsidR="008942D7">
          <w:pgSz w:w="11910" w:h="16840"/>
          <w:pgMar w:top="1380" w:right="992" w:bottom="280" w:left="992" w:header="720" w:footer="720" w:gutter="0"/>
          <w:cols w:space="720"/>
        </w:sectPr>
      </w:pPr>
    </w:p>
    <w:p w14:paraId="23623058" w14:textId="77777777" w:rsidR="008942D7" w:rsidRDefault="00000000">
      <w:pPr>
        <w:spacing w:before="41"/>
        <w:ind w:left="87"/>
        <w:rPr>
          <w:b/>
        </w:rPr>
      </w:pPr>
      <w:r>
        <w:rPr>
          <w:b/>
          <w:spacing w:val="-2"/>
        </w:rPr>
        <w:lastRenderedPageBreak/>
        <w:t>References</w:t>
      </w:r>
    </w:p>
    <w:p w14:paraId="08E55397" w14:textId="77777777" w:rsidR="008942D7" w:rsidRDefault="00000000">
      <w:pPr>
        <w:pStyle w:val="ListParagraph"/>
        <w:numPr>
          <w:ilvl w:val="0"/>
          <w:numId w:val="1"/>
        </w:numPr>
        <w:tabs>
          <w:tab w:val="left" w:pos="323"/>
          <w:tab w:val="left" w:pos="808"/>
        </w:tabs>
        <w:spacing w:before="22" w:line="278" w:lineRule="auto"/>
        <w:ind w:right="86" w:hanging="721"/>
        <w:jc w:val="both"/>
      </w:pPr>
      <w:r>
        <w:t xml:space="preserve">Montalban X, Gold R, Thompson AJ, et al. ECTRIMS/EAN Guideline on the pharmacological treatment of people with multiple sclerosis. </w:t>
      </w:r>
      <w:r>
        <w:rPr>
          <w:i/>
        </w:rPr>
        <w:t xml:space="preserve">Mult </w:t>
      </w:r>
      <w:proofErr w:type="spellStart"/>
      <w:r>
        <w:rPr>
          <w:i/>
        </w:rPr>
        <w:t>Scler</w:t>
      </w:r>
      <w:proofErr w:type="spellEnd"/>
      <w:r>
        <w:rPr>
          <w:i/>
        </w:rPr>
        <w:t xml:space="preserve"> </w:t>
      </w:r>
      <w:r>
        <w:t xml:space="preserve">2018;24(2):96-120. </w:t>
      </w:r>
      <w:proofErr w:type="spellStart"/>
      <w:r>
        <w:t>doi</w:t>
      </w:r>
      <w:proofErr w:type="spellEnd"/>
      <w:r>
        <w:t>: 10.1177/1352458517751049 [published Online First: 20180120]</w:t>
      </w:r>
    </w:p>
    <w:p w14:paraId="60C471DA" w14:textId="77777777" w:rsidR="008942D7" w:rsidRDefault="00000000">
      <w:pPr>
        <w:pStyle w:val="ListParagraph"/>
        <w:numPr>
          <w:ilvl w:val="0"/>
          <w:numId w:val="1"/>
        </w:numPr>
        <w:tabs>
          <w:tab w:val="left" w:pos="316"/>
          <w:tab w:val="left" w:pos="808"/>
        </w:tabs>
        <w:spacing w:before="1" w:line="278" w:lineRule="auto"/>
        <w:ind w:right="80" w:hanging="721"/>
        <w:jc w:val="both"/>
      </w:pPr>
      <w:r>
        <w:t xml:space="preserve">Behnam S, </w:t>
      </w:r>
      <w:proofErr w:type="spellStart"/>
      <w:r>
        <w:t>Timmesfeld</w:t>
      </w:r>
      <w:proofErr w:type="spellEnd"/>
      <w:r>
        <w:t xml:space="preserve"> N, </w:t>
      </w:r>
      <w:proofErr w:type="spellStart"/>
      <w:r>
        <w:t>Arabin</w:t>
      </w:r>
      <w:proofErr w:type="spellEnd"/>
      <w:r>
        <w:t xml:space="preserve"> B. Lifestyle Interventions to Improve Pregnancy Outcomes: </w:t>
      </w:r>
      <w:proofErr w:type="gramStart"/>
      <w:r>
        <w:t>a</w:t>
      </w:r>
      <w:proofErr w:type="gramEnd"/>
      <w:r>
        <w:t xml:space="preserve"> Systematic Review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Specified</w:t>
      </w:r>
      <w:r>
        <w:rPr>
          <w:spacing w:val="-12"/>
        </w:rPr>
        <w:t xml:space="preserve"> </w:t>
      </w:r>
      <w:r>
        <w:t>Meta-Analyses.</w:t>
      </w:r>
      <w:r>
        <w:rPr>
          <w:spacing w:val="-10"/>
        </w:rPr>
        <w:t xml:space="preserve"> </w:t>
      </w:r>
      <w:proofErr w:type="spellStart"/>
      <w:r>
        <w:rPr>
          <w:i/>
        </w:rPr>
        <w:t>Geburtshilfe</w:t>
      </w:r>
      <w:proofErr w:type="spellEnd"/>
      <w:r>
        <w:rPr>
          <w:i/>
          <w:spacing w:val="-10"/>
        </w:rPr>
        <w:t xml:space="preserve"> </w:t>
      </w:r>
      <w:proofErr w:type="spellStart"/>
      <w:r>
        <w:rPr>
          <w:i/>
        </w:rPr>
        <w:t>Frauenheilkd</w:t>
      </w:r>
      <w:proofErr w:type="spellEnd"/>
      <w:r>
        <w:rPr>
          <w:i/>
          <w:spacing w:val="-10"/>
        </w:rPr>
        <w:t xml:space="preserve"> </w:t>
      </w:r>
      <w:r>
        <w:t>2022;82(11):1249-64.</w:t>
      </w:r>
      <w:r>
        <w:rPr>
          <w:spacing w:val="-10"/>
        </w:rPr>
        <w:t xml:space="preserve"> </w:t>
      </w:r>
      <w:proofErr w:type="spellStart"/>
      <w:r>
        <w:t>doi</w:t>
      </w:r>
      <w:proofErr w:type="spellEnd"/>
      <w:r>
        <w:t>:</w:t>
      </w:r>
      <w:r>
        <w:rPr>
          <w:spacing w:val="-10"/>
        </w:rPr>
        <w:t xml:space="preserve"> </w:t>
      </w:r>
      <w:r>
        <w:t>10.1055/a-1926-6636 [published Online First: 20221103]</w:t>
      </w:r>
    </w:p>
    <w:p w14:paraId="6B509DE8" w14:textId="77777777" w:rsidR="008942D7" w:rsidRDefault="00000000">
      <w:pPr>
        <w:pStyle w:val="ListParagraph"/>
        <w:numPr>
          <w:ilvl w:val="0"/>
          <w:numId w:val="1"/>
        </w:numPr>
        <w:tabs>
          <w:tab w:val="left" w:pos="299"/>
          <w:tab w:val="left" w:pos="808"/>
        </w:tabs>
        <w:spacing w:before="2" w:line="278" w:lineRule="auto"/>
        <w:ind w:right="80" w:hanging="721"/>
        <w:jc w:val="both"/>
      </w:pPr>
      <w:r>
        <w:t>Prasad</w:t>
      </w:r>
      <w:r>
        <w:rPr>
          <w:spacing w:val="-11"/>
        </w:rPr>
        <w:t xml:space="preserve"> </w:t>
      </w:r>
      <w:r>
        <w:t>K,</w:t>
      </w:r>
      <w:r>
        <w:rPr>
          <w:spacing w:val="-10"/>
        </w:rPr>
        <w:t xml:space="preserve"> </w:t>
      </w:r>
      <w:r>
        <w:t>Jaeschke</w:t>
      </w:r>
      <w:r>
        <w:rPr>
          <w:spacing w:val="-10"/>
        </w:rPr>
        <w:t xml:space="preserve"> </w:t>
      </w:r>
      <w:r>
        <w:t>R,</w:t>
      </w:r>
      <w:r>
        <w:rPr>
          <w:spacing w:val="-10"/>
        </w:rPr>
        <w:t xml:space="preserve"> </w:t>
      </w:r>
      <w:r>
        <w:t>Wyer</w:t>
      </w:r>
      <w:r>
        <w:rPr>
          <w:spacing w:val="-10"/>
        </w:rPr>
        <w:t xml:space="preserve"> </w:t>
      </w:r>
      <w:r>
        <w:t>P,</w:t>
      </w:r>
      <w:r>
        <w:rPr>
          <w:spacing w:val="-10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al.</w:t>
      </w:r>
      <w:r>
        <w:rPr>
          <w:spacing w:val="-12"/>
        </w:rPr>
        <w:t xml:space="preserve"> </w:t>
      </w:r>
      <w:r>
        <w:t>Tips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teachers</w:t>
      </w:r>
      <w:r>
        <w:rPr>
          <w:spacing w:val="-1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evidence-based</w:t>
      </w:r>
      <w:r>
        <w:rPr>
          <w:spacing w:val="-11"/>
        </w:rPr>
        <w:t xml:space="preserve"> </w:t>
      </w:r>
      <w:r>
        <w:t>medicine:</w:t>
      </w:r>
      <w:r>
        <w:rPr>
          <w:spacing w:val="-9"/>
        </w:rPr>
        <w:t xml:space="preserve"> </w:t>
      </w:r>
      <w:r>
        <w:t>understanding</w:t>
      </w:r>
      <w:r>
        <w:rPr>
          <w:spacing w:val="-11"/>
        </w:rPr>
        <w:t xml:space="preserve"> </w:t>
      </w:r>
      <w:r>
        <w:t>odds</w:t>
      </w:r>
      <w:r>
        <w:rPr>
          <w:spacing w:val="-11"/>
        </w:rPr>
        <w:t xml:space="preserve"> </w:t>
      </w:r>
      <w:r>
        <w:t xml:space="preserve">ratios and their relationship to risk ratios. </w:t>
      </w:r>
      <w:r>
        <w:rPr>
          <w:i/>
        </w:rPr>
        <w:t xml:space="preserve">J Gen Intern Med </w:t>
      </w:r>
      <w:r>
        <w:t xml:space="preserve">2008;23(5):635-40. </w:t>
      </w:r>
      <w:proofErr w:type="spellStart"/>
      <w:r>
        <w:t>doi</w:t>
      </w:r>
      <w:proofErr w:type="spellEnd"/>
      <w:r>
        <w:t>: 10.1007/s11606-007-0453-4 [published Online First: 20080105]</w:t>
      </w:r>
    </w:p>
    <w:p w14:paraId="0EC6D069" w14:textId="77777777" w:rsidR="008942D7" w:rsidRDefault="00000000">
      <w:pPr>
        <w:pStyle w:val="ListParagraph"/>
        <w:numPr>
          <w:ilvl w:val="0"/>
          <w:numId w:val="1"/>
        </w:numPr>
        <w:tabs>
          <w:tab w:val="left" w:pos="340"/>
        </w:tabs>
        <w:spacing w:before="1"/>
        <w:ind w:left="340" w:hanging="253"/>
        <w:jc w:val="both"/>
        <w:rPr>
          <w:i/>
        </w:rPr>
      </w:pPr>
      <w:r>
        <w:t>Llovet</w:t>
      </w:r>
      <w:r>
        <w:rPr>
          <w:spacing w:val="28"/>
        </w:rPr>
        <w:t xml:space="preserve"> </w:t>
      </w:r>
      <w:r>
        <w:t>JM,</w:t>
      </w:r>
      <w:r>
        <w:rPr>
          <w:spacing w:val="28"/>
        </w:rPr>
        <w:t xml:space="preserve"> </w:t>
      </w:r>
      <w:r>
        <w:t>Ricci</w:t>
      </w:r>
      <w:r>
        <w:rPr>
          <w:spacing w:val="28"/>
        </w:rPr>
        <w:t xml:space="preserve"> </w:t>
      </w:r>
      <w:r>
        <w:t>S,</w:t>
      </w:r>
      <w:r>
        <w:rPr>
          <w:spacing w:val="26"/>
        </w:rPr>
        <w:t xml:space="preserve"> </w:t>
      </w:r>
      <w:r>
        <w:t>Mazzaferro</w:t>
      </w:r>
      <w:r>
        <w:rPr>
          <w:spacing w:val="29"/>
        </w:rPr>
        <w:t xml:space="preserve"> </w:t>
      </w:r>
      <w:r>
        <w:t>V,</w:t>
      </w:r>
      <w:r>
        <w:rPr>
          <w:spacing w:val="28"/>
        </w:rPr>
        <w:t xml:space="preserve"> </w:t>
      </w:r>
      <w:r>
        <w:t>et</w:t>
      </w:r>
      <w:r>
        <w:rPr>
          <w:spacing w:val="29"/>
        </w:rPr>
        <w:t xml:space="preserve"> </w:t>
      </w:r>
      <w:r>
        <w:t>al.</w:t>
      </w:r>
      <w:r>
        <w:rPr>
          <w:spacing w:val="27"/>
        </w:rPr>
        <w:t xml:space="preserve"> </w:t>
      </w:r>
      <w:r>
        <w:t>Sorafenib</w:t>
      </w:r>
      <w:r>
        <w:rPr>
          <w:spacing w:val="25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advanced</w:t>
      </w:r>
      <w:r>
        <w:rPr>
          <w:spacing w:val="28"/>
        </w:rPr>
        <w:t xml:space="preserve"> </w:t>
      </w:r>
      <w:r>
        <w:t>hepatocellular</w:t>
      </w:r>
      <w:r>
        <w:rPr>
          <w:spacing w:val="28"/>
        </w:rPr>
        <w:t xml:space="preserve"> </w:t>
      </w:r>
      <w:r>
        <w:t>carcinoma.</w:t>
      </w:r>
      <w:r>
        <w:rPr>
          <w:spacing w:val="35"/>
        </w:rPr>
        <w:t xml:space="preserve"> </w:t>
      </w:r>
      <w:r>
        <w:rPr>
          <w:i/>
        </w:rPr>
        <w:t>N</w:t>
      </w:r>
      <w:r>
        <w:rPr>
          <w:i/>
          <w:spacing w:val="27"/>
        </w:rPr>
        <w:t xml:space="preserve"> </w:t>
      </w:r>
      <w:r>
        <w:rPr>
          <w:i/>
        </w:rPr>
        <w:t>Engl</w:t>
      </w:r>
      <w:r>
        <w:rPr>
          <w:i/>
          <w:spacing w:val="28"/>
        </w:rPr>
        <w:t xml:space="preserve"> </w:t>
      </w:r>
      <w:r>
        <w:rPr>
          <w:i/>
        </w:rPr>
        <w:t>J</w:t>
      </w:r>
      <w:r>
        <w:rPr>
          <w:i/>
          <w:spacing w:val="28"/>
        </w:rPr>
        <w:t xml:space="preserve"> </w:t>
      </w:r>
      <w:r>
        <w:rPr>
          <w:i/>
          <w:spacing w:val="-5"/>
        </w:rPr>
        <w:t>Med</w:t>
      </w:r>
    </w:p>
    <w:p w14:paraId="7C35FAD2" w14:textId="77777777" w:rsidR="008942D7" w:rsidRDefault="00000000">
      <w:pPr>
        <w:pStyle w:val="BodyText"/>
        <w:spacing w:before="44"/>
        <w:ind w:left="808"/>
        <w:jc w:val="both"/>
      </w:pPr>
      <w:r>
        <w:t>2008;359(4):378-90.</w:t>
      </w:r>
      <w:r>
        <w:rPr>
          <w:spacing w:val="-9"/>
        </w:rPr>
        <w:t xml:space="preserve"> </w:t>
      </w:r>
      <w:proofErr w:type="spellStart"/>
      <w:r>
        <w:t>doi</w:t>
      </w:r>
      <w:proofErr w:type="spellEnd"/>
      <w:r>
        <w:t>:</w:t>
      </w:r>
      <w:r>
        <w:rPr>
          <w:spacing w:val="-10"/>
        </w:rPr>
        <w:t xml:space="preserve"> </w:t>
      </w:r>
      <w:r>
        <w:rPr>
          <w:spacing w:val="-2"/>
        </w:rPr>
        <w:t>10.1056/NEJMoa0708857</w:t>
      </w:r>
    </w:p>
    <w:p w14:paraId="3DE450B6" w14:textId="77777777" w:rsidR="008942D7" w:rsidRDefault="00000000">
      <w:pPr>
        <w:pStyle w:val="ListParagraph"/>
        <w:numPr>
          <w:ilvl w:val="0"/>
          <w:numId w:val="1"/>
        </w:numPr>
        <w:tabs>
          <w:tab w:val="left" w:pos="301"/>
          <w:tab w:val="left" w:pos="808"/>
        </w:tabs>
        <w:spacing w:before="44" w:line="278" w:lineRule="auto"/>
        <w:ind w:right="83" w:hanging="721"/>
        <w:jc w:val="both"/>
      </w:pPr>
      <w:r>
        <w:t>Tierney</w:t>
      </w:r>
      <w:r>
        <w:rPr>
          <w:spacing w:val="-9"/>
        </w:rPr>
        <w:t xml:space="preserve"> </w:t>
      </w:r>
      <w:r>
        <w:t>JF,</w:t>
      </w:r>
      <w:r>
        <w:rPr>
          <w:spacing w:val="-9"/>
        </w:rPr>
        <w:t xml:space="preserve"> </w:t>
      </w:r>
      <w:r>
        <w:t>Stewart</w:t>
      </w:r>
      <w:r>
        <w:rPr>
          <w:spacing w:val="-9"/>
        </w:rPr>
        <w:t xml:space="preserve"> </w:t>
      </w:r>
      <w:r>
        <w:t>LA,</w:t>
      </w:r>
      <w:r>
        <w:rPr>
          <w:spacing w:val="-9"/>
        </w:rPr>
        <w:t xml:space="preserve"> </w:t>
      </w:r>
      <w:r>
        <w:t>Ghersi</w:t>
      </w:r>
      <w:r>
        <w:rPr>
          <w:spacing w:val="-9"/>
        </w:rPr>
        <w:t xml:space="preserve"> </w:t>
      </w:r>
      <w:r>
        <w:t>D,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al.</w:t>
      </w:r>
      <w:r>
        <w:rPr>
          <w:spacing w:val="-12"/>
        </w:rPr>
        <w:t xml:space="preserve"> </w:t>
      </w:r>
      <w:r>
        <w:t>Practical</w:t>
      </w:r>
      <w:r>
        <w:rPr>
          <w:spacing w:val="-9"/>
        </w:rPr>
        <w:t xml:space="preserve"> </w:t>
      </w:r>
      <w:r>
        <w:t>methods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incorporating</w:t>
      </w:r>
      <w:r>
        <w:rPr>
          <w:spacing w:val="-9"/>
        </w:rPr>
        <w:t xml:space="preserve"> </w:t>
      </w:r>
      <w:r>
        <w:t>summary</w:t>
      </w:r>
      <w:r>
        <w:rPr>
          <w:spacing w:val="-9"/>
        </w:rPr>
        <w:t xml:space="preserve"> </w:t>
      </w:r>
      <w:r>
        <w:t>time-to-event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 xml:space="preserve">into meta-analysis. </w:t>
      </w:r>
      <w:r>
        <w:rPr>
          <w:i/>
        </w:rPr>
        <w:t xml:space="preserve">Trials </w:t>
      </w:r>
      <w:proofErr w:type="gramStart"/>
      <w:r>
        <w:t>2007;8:16</w:t>
      </w:r>
      <w:proofErr w:type="gramEnd"/>
      <w:r>
        <w:t xml:space="preserve">. </w:t>
      </w:r>
      <w:proofErr w:type="spellStart"/>
      <w:r>
        <w:t>doi</w:t>
      </w:r>
      <w:proofErr w:type="spellEnd"/>
      <w:r>
        <w:t>: 10.1186/1745-6215-8-16 [published Online First: 20070607]</w:t>
      </w:r>
    </w:p>
    <w:sectPr w:rsidR="008942D7">
      <w:pgSz w:w="11910" w:h="16840"/>
      <w:pgMar w:top="138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77FC0"/>
    <w:multiLevelType w:val="hybridMultilevel"/>
    <w:tmpl w:val="9F4492CA"/>
    <w:lvl w:ilvl="0" w:tplc="B5C86A98">
      <w:start w:val="1"/>
      <w:numFmt w:val="decimal"/>
      <w:lvlText w:val="(%1)"/>
      <w:lvlJc w:val="left"/>
      <w:pPr>
        <w:ind w:left="808" w:hanging="360"/>
      </w:pPr>
      <w:rPr>
        <w:rFonts w:hint="default"/>
        <w:spacing w:val="0"/>
        <w:w w:val="100"/>
        <w:lang w:val="en-US" w:eastAsia="en-US" w:bidi="ar-SA"/>
      </w:rPr>
    </w:lvl>
    <w:lvl w:ilvl="1" w:tplc="E8883964">
      <w:numFmt w:val="bullet"/>
      <w:lvlText w:val=""/>
      <w:lvlJc w:val="left"/>
      <w:pPr>
        <w:ind w:left="12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3246226">
      <w:numFmt w:val="bullet"/>
      <w:lvlText w:val="•"/>
      <w:lvlJc w:val="left"/>
      <w:pPr>
        <w:ind w:left="2186" w:hanging="360"/>
      </w:pPr>
      <w:rPr>
        <w:rFonts w:hint="default"/>
        <w:lang w:val="en-US" w:eastAsia="en-US" w:bidi="ar-SA"/>
      </w:rPr>
    </w:lvl>
    <w:lvl w:ilvl="3" w:tplc="AC582204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4" w:tplc="41EED726">
      <w:numFmt w:val="bullet"/>
      <w:lvlText w:val="•"/>
      <w:lvlJc w:val="left"/>
      <w:pPr>
        <w:ind w:left="4120" w:hanging="360"/>
      </w:pPr>
      <w:rPr>
        <w:rFonts w:hint="default"/>
        <w:lang w:val="en-US" w:eastAsia="en-US" w:bidi="ar-SA"/>
      </w:rPr>
    </w:lvl>
    <w:lvl w:ilvl="5" w:tplc="4F04D222">
      <w:numFmt w:val="bullet"/>
      <w:lvlText w:val="•"/>
      <w:lvlJc w:val="left"/>
      <w:pPr>
        <w:ind w:left="5087" w:hanging="360"/>
      </w:pPr>
      <w:rPr>
        <w:rFonts w:hint="default"/>
        <w:lang w:val="en-US" w:eastAsia="en-US" w:bidi="ar-SA"/>
      </w:rPr>
    </w:lvl>
    <w:lvl w:ilvl="6" w:tplc="05E477F2">
      <w:numFmt w:val="bullet"/>
      <w:lvlText w:val="•"/>
      <w:lvlJc w:val="left"/>
      <w:pPr>
        <w:ind w:left="6054" w:hanging="360"/>
      </w:pPr>
      <w:rPr>
        <w:rFonts w:hint="default"/>
        <w:lang w:val="en-US" w:eastAsia="en-US" w:bidi="ar-SA"/>
      </w:rPr>
    </w:lvl>
    <w:lvl w:ilvl="7" w:tplc="E870C074">
      <w:numFmt w:val="bullet"/>
      <w:lvlText w:val="•"/>
      <w:lvlJc w:val="left"/>
      <w:pPr>
        <w:ind w:left="7021" w:hanging="360"/>
      </w:pPr>
      <w:rPr>
        <w:rFonts w:hint="default"/>
        <w:lang w:val="en-US" w:eastAsia="en-US" w:bidi="ar-SA"/>
      </w:rPr>
    </w:lvl>
    <w:lvl w:ilvl="8" w:tplc="D22EF068">
      <w:numFmt w:val="bullet"/>
      <w:lvlText w:val="•"/>
      <w:lvlJc w:val="left"/>
      <w:pPr>
        <w:ind w:left="798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F613BF8"/>
    <w:multiLevelType w:val="hybridMultilevel"/>
    <w:tmpl w:val="8CF06E5A"/>
    <w:lvl w:ilvl="0" w:tplc="CAF4AE88">
      <w:start w:val="1"/>
      <w:numFmt w:val="decimal"/>
      <w:lvlText w:val="%1."/>
      <w:lvlJc w:val="left"/>
      <w:pPr>
        <w:ind w:left="808" w:hanging="23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E3060F4">
      <w:numFmt w:val="bullet"/>
      <w:lvlText w:val="•"/>
      <w:lvlJc w:val="left"/>
      <w:pPr>
        <w:ind w:left="1712" w:hanging="238"/>
      </w:pPr>
      <w:rPr>
        <w:rFonts w:hint="default"/>
        <w:lang w:val="en-US" w:eastAsia="en-US" w:bidi="ar-SA"/>
      </w:rPr>
    </w:lvl>
    <w:lvl w:ilvl="2" w:tplc="F9026DE0">
      <w:numFmt w:val="bullet"/>
      <w:lvlText w:val="•"/>
      <w:lvlJc w:val="left"/>
      <w:pPr>
        <w:ind w:left="2624" w:hanging="238"/>
      </w:pPr>
      <w:rPr>
        <w:rFonts w:hint="default"/>
        <w:lang w:val="en-US" w:eastAsia="en-US" w:bidi="ar-SA"/>
      </w:rPr>
    </w:lvl>
    <w:lvl w:ilvl="3" w:tplc="BE92835C">
      <w:numFmt w:val="bullet"/>
      <w:lvlText w:val="•"/>
      <w:lvlJc w:val="left"/>
      <w:pPr>
        <w:ind w:left="3536" w:hanging="238"/>
      </w:pPr>
      <w:rPr>
        <w:rFonts w:hint="default"/>
        <w:lang w:val="en-US" w:eastAsia="en-US" w:bidi="ar-SA"/>
      </w:rPr>
    </w:lvl>
    <w:lvl w:ilvl="4" w:tplc="DD8A8AA2">
      <w:numFmt w:val="bullet"/>
      <w:lvlText w:val="•"/>
      <w:lvlJc w:val="left"/>
      <w:pPr>
        <w:ind w:left="4448" w:hanging="238"/>
      </w:pPr>
      <w:rPr>
        <w:rFonts w:hint="default"/>
        <w:lang w:val="en-US" w:eastAsia="en-US" w:bidi="ar-SA"/>
      </w:rPr>
    </w:lvl>
    <w:lvl w:ilvl="5" w:tplc="0F4AF4AA">
      <w:numFmt w:val="bullet"/>
      <w:lvlText w:val="•"/>
      <w:lvlJc w:val="left"/>
      <w:pPr>
        <w:ind w:left="5361" w:hanging="238"/>
      </w:pPr>
      <w:rPr>
        <w:rFonts w:hint="default"/>
        <w:lang w:val="en-US" w:eastAsia="en-US" w:bidi="ar-SA"/>
      </w:rPr>
    </w:lvl>
    <w:lvl w:ilvl="6" w:tplc="BABC6A52">
      <w:numFmt w:val="bullet"/>
      <w:lvlText w:val="•"/>
      <w:lvlJc w:val="left"/>
      <w:pPr>
        <w:ind w:left="6273" w:hanging="238"/>
      </w:pPr>
      <w:rPr>
        <w:rFonts w:hint="default"/>
        <w:lang w:val="en-US" w:eastAsia="en-US" w:bidi="ar-SA"/>
      </w:rPr>
    </w:lvl>
    <w:lvl w:ilvl="7" w:tplc="3F945E06">
      <w:numFmt w:val="bullet"/>
      <w:lvlText w:val="•"/>
      <w:lvlJc w:val="left"/>
      <w:pPr>
        <w:ind w:left="7185" w:hanging="238"/>
      </w:pPr>
      <w:rPr>
        <w:rFonts w:hint="default"/>
        <w:lang w:val="en-US" w:eastAsia="en-US" w:bidi="ar-SA"/>
      </w:rPr>
    </w:lvl>
    <w:lvl w:ilvl="8" w:tplc="693EE99C">
      <w:numFmt w:val="bullet"/>
      <w:lvlText w:val="•"/>
      <w:lvlJc w:val="left"/>
      <w:pPr>
        <w:ind w:left="8097" w:hanging="238"/>
      </w:pPr>
      <w:rPr>
        <w:rFonts w:hint="default"/>
        <w:lang w:val="en-US" w:eastAsia="en-US" w:bidi="ar-SA"/>
      </w:rPr>
    </w:lvl>
  </w:abstractNum>
  <w:abstractNum w:abstractNumId="2" w15:restartNumberingAfterBreak="0">
    <w:nsid w:val="2F836208"/>
    <w:multiLevelType w:val="hybridMultilevel"/>
    <w:tmpl w:val="36467D96"/>
    <w:lvl w:ilvl="0" w:tplc="406CE6AC">
      <w:start w:val="1"/>
      <w:numFmt w:val="decimal"/>
      <w:lvlText w:val="(%1)"/>
      <w:lvlJc w:val="left"/>
      <w:pPr>
        <w:ind w:left="808" w:hanging="360"/>
      </w:pPr>
      <w:rPr>
        <w:rFonts w:hint="default"/>
        <w:spacing w:val="0"/>
        <w:w w:val="100"/>
        <w:lang w:val="en-US" w:eastAsia="en-US" w:bidi="ar-SA"/>
      </w:rPr>
    </w:lvl>
    <w:lvl w:ilvl="1" w:tplc="03227122">
      <w:numFmt w:val="bullet"/>
      <w:lvlText w:val=""/>
      <w:lvlJc w:val="left"/>
      <w:pPr>
        <w:ind w:left="12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AD0B82A">
      <w:numFmt w:val="bullet"/>
      <w:lvlText w:val="•"/>
      <w:lvlJc w:val="left"/>
      <w:pPr>
        <w:ind w:left="2186" w:hanging="360"/>
      </w:pPr>
      <w:rPr>
        <w:rFonts w:hint="default"/>
        <w:lang w:val="en-US" w:eastAsia="en-US" w:bidi="ar-SA"/>
      </w:rPr>
    </w:lvl>
    <w:lvl w:ilvl="3" w:tplc="D57A3FDE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4" w:tplc="9B8E0144">
      <w:numFmt w:val="bullet"/>
      <w:lvlText w:val="•"/>
      <w:lvlJc w:val="left"/>
      <w:pPr>
        <w:ind w:left="4120" w:hanging="360"/>
      </w:pPr>
      <w:rPr>
        <w:rFonts w:hint="default"/>
        <w:lang w:val="en-US" w:eastAsia="en-US" w:bidi="ar-SA"/>
      </w:rPr>
    </w:lvl>
    <w:lvl w:ilvl="5" w:tplc="CA06D674">
      <w:numFmt w:val="bullet"/>
      <w:lvlText w:val="•"/>
      <w:lvlJc w:val="left"/>
      <w:pPr>
        <w:ind w:left="5087" w:hanging="360"/>
      </w:pPr>
      <w:rPr>
        <w:rFonts w:hint="default"/>
        <w:lang w:val="en-US" w:eastAsia="en-US" w:bidi="ar-SA"/>
      </w:rPr>
    </w:lvl>
    <w:lvl w:ilvl="6" w:tplc="C8526BA6">
      <w:numFmt w:val="bullet"/>
      <w:lvlText w:val="•"/>
      <w:lvlJc w:val="left"/>
      <w:pPr>
        <w:ind w:left="6054" w:hanging="360"/>
      </w:pPr>
      <w:rPr>
        <w:rFonts w:hint="default"/>
        <w:lang w:val="en-US" w:eastAsia="en-US" w:bidi="ar-SA"/>
      </w:rPr>
    </w:lvl>
    <w:lvl w:ilvl="7" w:tplc="1A3A90F4">
      <w:numFmt w:val="bullet"/>
      <w:lvlText w:val="•"/>
      <w:lvlJc w:val="left"/>
      <w:pPr>
        <w:ind w:left="7021" w:hanging="360"/>
      </w:pPr>
      <w:rPr>
        <w:rFonts w:hint="default"/>
        <w:lang w:val="en-US" w:eastAsia="en-US" w:bidi="ar-SA"/>
      </w:rPr>
    </w:lvl>
    <w:lvl w:ilvl="8" w:tplc="5942A960">
      <w:numFmt w:val="bullet"/>
      <w:lvlText w:val="•"/>
      <w:lvlJc w:val="left"/>
      <w:pPr>
        <w:ind w:left="798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4447855"/>
    <w:multiLevelType w:val="hybridMultilevel"/>
    <w:tmpl w:val="38FCA878"/>
    <w:lvl w:ilvl="0" w:tplc="B5C86A98">
      <w:start w:val="1"/>
      <w:numFmt w:val="decimal"/>
      <w:lvlText w:val="(%1)"/>
      <w:lvlJc w:val="left"/>
      <w:pPr>
        <w:ind w:left="808" w:hanging="360"/>
      </w:pPr>
      <w:rPr>
        <w:rFonts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7705C12">
      <w:numFmt w:val="bullet"/>
      <w:lvlText w:val=""/>
      <w:lvlJc w:val="left"/>
      <w:pPr>
        <w:ind w:left="12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C923442">
      <w:numFmt w:val="bullet"/>
      <w:lvlText w:val="•"/>
      <w:lvlJc w:val="left"/>
      <w:pPr>
        <w:ind w:left="1455" w:hanging="360"/>
      </w:pPr>
      <w:rPr>
        <w:rFonts w:hint="default"/>
        <w:lang w:val="en-US" w:eastAsia="en-US" w:bidi="ar-SA"/>
      </w:rPr>
    </w:lvl>
    <w:lvl w:ilvl="3" w:tplc="1AA8FF3E">
      <w:numFmt w:val="bullet"/>
      <w:lvlText w:val="•"/>
      <w:lvlJc w:val="left"/>
      <w:pPr>
        <w:ind w:left="1691" w:hanging="360"/>
      </w:pPr>
      <w:rPr>
        <w:rFonts w:hint="default"/>
        <w:lang w:val="en-US" w:eastAsia="en-US" w:bidi="ar-SA"/>
      </w:rPr>
    </w:lvl>
    <w:lvl w:ilvl="4" w:tplc="8B2A33AC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5" w:tplc="CDDAD56A">
      <w:numFmt w:val="bullet"/>
      <w:lvlText w:val="•"/>
      <w:lvlJc w:val="left"/>
      <w:pPr>
        <w:ind w:left="2162" w:hanging="360"/>
      </w:pPr>
      <w:rPr>
        <w:rFonts w:hint="default"/>
        <w:lang w:val="en-US" w:eastAsia="en-US" w:bidi="ar-SA"/>
      </w:rPr>
    </w:lvl>
    <w:lvl w:ilvl="6" w:tplc="D2581BF8">
      <w:numFmt w:val="bullet"/>
      <w:lvlText w:val="•"/>
      <w:lvlJc w:val="left"/>
      <w:pPr>
        <w:ind w:left="2398" w:hanging="360"/>
      </w:pPr>
      <w:rPr>
        <w:rFonts w:hint="default"/>
        <w:lang w:val="en-US" w:eastAsia="en-US" w:bidi="ar-SA"/>
      </w:rPr>
    </w:lvl>
    <w:lvl w:ilvl="7" w:tplc="65562460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8" w:tplc="D8501F9C">
      <w:numFmt w:val="bullet"/>
      <w:lvlText w:val="•"/>
      <w:lvlJc w:val="left"/>
      <w:pPr>
        <w:ind w:left="286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BE56CEF"/>
    <w:multiLevelType w:val="hybridMultilevel"/>
    <w:tmpl w:val="DD023D0C"/>
    <w:lvl w:ilvl="0" w:tplc="591880D4">
      <w:start w:val="1"/>
      <w:numFmt w:val="decimal"/>
      <w:lvlText w:val="(%1)"/>
      <w:lvlJc w:val="left"/>
      <w:pPr>
        <w:ind w:left="808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9E22F6">
      <w:numFmt w:val="bullet"/>
      <w:lvlText w:val=""/>
      <w:lvlJc w:val="left"/>
      <w:pPr>
        <w:ind w:left="12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9DACAD2">
      <w:numFmt w:val="bullet"/>
      <w:lvlText w:val="•"/>
      <w:lvlJc w:val="left"/>
      <w:pPr>
        <w:ind w:left="2186" w:hanging="360"/>
      </w:pPr>
      <w:rPr>
        <w:rFonts w:hint="default"/>
        <w:lang w:val="en-US" w:eastAsia="en-US" w:bidi="ar-SA"/>
      </w:rPr>
    </w:lvl>
    <w:lvl w:ilvl="3" w:tplc="5038E4A4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4" w:tplc="F79493F6">
      <w:numFmt w:val="bullet"/>
      <w:lvlText w:val="•"/>
      <w:lvlJc w:val="left"/>
      <w:pPr>
        <w:ind w:left="4120" w:hanging="360"/>
      </w:pPr>
      <w:rPr>
        <w:rFonts w:hint="default"/>
        <w:lang w:val="en-US" w:eastAsia="en-US" w:bidi="ar-SA"/>
      </w:rPr>
    </w:lvl>
    <w:lvl w:ilvl="5" w:tplc="C36A4FD6">
      <w:numFmt w:val="bullet"/>
      <w:lvlText w:val="•"/>
      <w:lvlJc w:val="left"/>
      <w:pPr>
        <w:ind w:left="5087" w:hanging="360"/>
      </w:pPr>
      <w:rPr>
        <w:rFonts w:hint="default"/>
        <w:lang w:val="en-US" w:eastAsia="en-US" w:bidi="ar-SA"/>
      </w:rPr>
    </w:lvl>
    <w:lvl w:ilvl="6" w:tplc="3A82FAAA">
      <w:numFmt w:val="bullet"/>
      <w:lvlText w:val="•"/>
      <w:lvlJc w:val="left"/>
      <w:pPr>
        <w:ind w:left="6054" w:hanging="360"/>
      </w:pPr>
      <w:rPr>
        <w:rFonts w:hint="default"/>
        <w:lang w:val="en-US" w:eastAsia="en-US" w:bidi="ar-SA"/>
      </w:rPr>
    </w:lvl>
    <w:lvl w:ilvl="7" w:tplc="CD34CBEC">
      <w:numFmt w:val="bullet"/>
      <w:lvlText w:val="•"/>
      <w:lvlJc w:val="left"/>
      <w:pPr>
        <w:ind w:left="7021" w:hanging="360"/>
      </w:pPr>
      <w:rPr>
        <w:rFonts w:hint="default"/>
        <w:lang w:val="en-US" w:eastAsia="en-US" w:bidi="ar-SA"/>
      </w:rPr>
    </w:lvl>
    <w:lvl w:ilvl="8" w:tplc="DAB6FE40">
      <w:numFmt w:val="bullet"/>
      <w:lvlText w:val="•"/>
      <w:lvlJc w:val="left"/>
      <w:pPr>
        <w:ind w:left="798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BFE0E5C"/>
    <w:multiLevelType w:val="hybridMultilevel"/>
    <w:tmpl w:val="FC58719C"/>
    <w:lvl w:ilvl="0" w:tplc="591880D4">
      <w:start w:val="1"/>
      <w:numFmt w:val="decimal"/>
      <w:lvlText w:val="(%1)"/>
      <w:lvlJc w:val="left"/>
      <w:pPr>
        <w:ind w:left="808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3739143">
    <w:abstractNumId w:val="1"/>
  </w:num>
  <w:num w:numId="2" w16cid:durableId="212235144">
    <w:abstractNumId w:val="2"/>
  </w:num>
  <w:num w:numId="3" w16cid:durableId="1735468932">
    <w:abstractNumId w:val="0"/>
  </w:num>
  <w:num w:numId="4" w16cid:durableId="427970786">
    <w:abstractNumId w:val="3"/>
  </w:num>
  <w:num w:numId="5" w16cid:durableId="1324894875">
    <w:abstractNumId w:val="4"/>
  </w:num>
  <w:num w:numId="6" w16cid:durableId="1562449970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uyatt, Gordon">
    <w15:presenceInfo w15:providerId="AD" w15:userId="S::guyatt@mcmaster.ca::c17b502e-6dc3-4fa8-a5eb-f4add926d9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2D7"/>
    <w:rsid w:val="000308A3"/>
    <w:rsid w:val="00226E5D"/>
    <w:rsid w:val="00433276"/>
    <w:rsid w:val="004C0A47"/>
    <w:rsid w:val="008942D7"/>
    <w:rsid w:val="00C322BF"/>
    <w:rsid w:val="00C934B8"/>
    <w:rsid w:val="00CA4406"/>
    <w:rsid w:val="00D22565"/>
    <w:rsid w:val="00F5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2259F"/>
  <w15:docId w15:val="{9DB18DA1-1667-46D5-8F5C-E9CE6EAFB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7"/>
    </w:pPr>
  </w:style>
  <w:style w:type="paragraph" w:styleId="ListParagraph">
    <w:name w:val="List Paragraph"/>
    <w:basedOn w:val="Normal"/>
    <w:uiPriority w:val="1"/>
    <w:qFormat/>
    <w:pPr>
      <w:ind w:left="805" w:hanging="357"/>
    </w:pPr>
  </w:style>
  <w:style w:type="paragraph" w:customStyle="1" w:styleId="TableParagraph">
    <w:name w:val="Table Paragraph"/>
    <w:basedOn w:val="Normal"/>
    <w:uiPriority w:val="1"/>
    <w:qFormat/>
  </w:style>
  <w:style w:type="character" w:styleId="PlaceholderText">
    <w:name w:val="Placeholder Text"/>
    <w:basedOn w:val="DefaultParagraphFont"/>
    <w:uiPriority w:val="99"/>
    <w:semiHidden/>
    <w:rsid w:val="000308A3"/>
    <w:rPr>
      <w:color w:val="666666"/>
    </w:rPr>
  </w:style>
  <w:style w:type="paragraph" w:styleId="Quote">
    <w:name w:val="Quote"/>
    <w:basedOn w:val="Normal"/>
    <w:next w:val="Normal"/>
    <w:link w:val="QuoteChar"/>
    <w:uiPriority w:val="29"/>
    <w:qFormat/>
    <w:rsid w:val="00226E5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E5D"/>
    <w:rPr>
      <w:rFonts w:ascii="Calibri" w:eastAsia="Calibri" w:hAnsi="Calibri" w:cs="Calibri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226E5D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226E5D"/>
    <w:rPr>
      <w:b/>
      <w:bCs/>
    </w:rPr>
  </w:style>
  <w:style w:type="character" w:styleId="Emphasis">
    <w:name w:val="Emphasis"/>
    <w:basedOn w:val="DefaultParagraphFont"/>
    <w:uiPriority w:val="20"/>
    <w:qFormat/>
    <w:rsid w:val="00226E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1284</Words>
  <Characters>7323</Characters>
  <Application>Microsoft Office Word</Application>
  <DocSecurity>0</DocSecurity>
  <Lines>61</Lines>
  <Paragraphs>17</Paragraphs>
  <ScaleCrop>false</ScaleCrop>
  <Company/>
  <LinksUpToDate>false</LinksUpToDate>
  <CharactersWithSpaces>8590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Chu, Derek (MED)</dc:creator>
  <cp:lastModifiedBy>Guyatt, Gordon</cp:lastModifiedBy>
  <cp:revision>2</cp:revision>
  <dcterms:created xsi:type="dcterms:W3CDTF">2026-05-02T13:22:00Z</dcterms:created>
  <dcterms:modified xsi:type="dcterms:W3CDTF">2026-05-02T13:22:00Z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2026-02-22T00:00:00Z</vt:filetime>
  </property>
  <property fmtid="{D5CDD505-2E9C-101B-9397-08002B2CF9AE}" pid="5" name="Producer">
    <vt:lpwstr>Microsoft® Word for Microsoft 365</vt:lpwstr>
  </property>
</Properties>
</file>